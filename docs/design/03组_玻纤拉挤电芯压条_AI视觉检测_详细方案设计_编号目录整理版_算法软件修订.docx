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2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92"/>
        <w:gridCol w:w="635"/>
        <w:gridCol w:w="812"/>
        <w:gridCol w:w="1247"/>
        <w:gridCol w:w="1474"/>
        <w:gridCol w:w="4063"/>
      </w:tblGrid>
      <w:tr w:rsidR="00B70A53" w14:paraId="418223FE" w14:textId="77777777">
        <w:trPr>
          <w:jc w:val="center"/>
        </w:trPr>
        <w:tc>
          <w:tcPr>
            <w:tcW w:w="12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D9FD9E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b/>
                <w:sz w:val="21"/>
              </w:rPr>
              <w:t>阶段</w:t>
            </w:r>
          </w:p>
        </w:tc>
        <w:tc>
          <w:tcPr>
            <w:tcW w:w="6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E387C5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详设</w:t>
            </w:r>
          </w:p>
        </w:tc>
        <w:tc>
          <w:tcPr>
            <w:tcW w:w="8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DC3D39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b/>
                <w:sz w:val="21"/>
              </w:rPr>
              <w:t>版本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25976F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V0.1</w:t>
            </w:r>
          </w:p>
        </w:tc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2F7489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b/>
                <w:sz w:val="21"/>
              </w:rPr>
              <w:t>页数</w:t>
            </w:r>
          </w:p>
        </w:tc>
        <w:tc>
          <w:tcPr>
            <w:tcW w:w="40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96853B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共</w:t>
            </w:r>
            <w:r>
              <w:rPr>
                <w:sz w:val="21"/>
                <w:highlight w:val="yellow"/>
              </w:rPr>
              <w:t xml:space="preserve"> </w:t>
            </w:r>
            <w:r>
              <w:rPr>
                <w:highlight w:val="yellow"/>
              </w:rPr>
              <w:fldChar w:fldCharType="begin"/>
            </w:r>
            <w:r>
              <w:rPr>
                <w:highlight w:val="yellow"/>
              </w:rPr>
              <w:instrText xml:space="preserve"> NUMPAGES </w:instrText>
            </w:r>
            <w:r>
              <w:rPr>
                <w:highlight w:val="yellow"/>
              </w:rPr>
              <w:fldChar w:fldCharType="separate"/>
            </w:r>
            <w:r>
              <w:rPr>
                <w:highlight w:val="yellow"/>
              </w:rPr>
              <w:t>18</w:t>
            </w:r>
            <w:r>
              <w:rPr>
                <w:highlight w:val="yellow"/>
              </w:rPr>
              <w:fldChar w:fldCharType="end"/>
            </w:r>
            <w:r>
              <w:rPr>
                <w:sz w:val="21"/>
                <w:highlight w:val="yellow"/>
              </w:rPr>
              <w:t xml:space="preserve"> </w:t>
            </w:r>
            <w:r>
              <w:rPr>
                <w:sz w:val="21"/>
              </w:rPr>
              <w:t>页</w:t>
            </w:r>
          </w:p>
        </w:tc>
      </w:tr>
      <w:tr w:rsidR="00B70A53" w14:paraId="119B5C1B" w14:textId="77777777">
        <w:trPr>
          <w:jc w:val="center"/>
        </w:trPr>
        <w:tc>
          <w:tcPr>
            <w:tcW w:w="12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AB8EFB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b/>
                <w:sz w:val="21"/>
              </w:rPr>
              <w:t>文件编号</w:t>
            </w:r>
          </w:p>
        </w:tc>
        <w:tc>
          <w:tcPr>
            <w:tcW w:w="8231" w:type="dxa"/>
            <w:gridSpan w:val="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990681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MEM-03-</w:t>
            </w:r>
            <w:r>
              <w:rPr>
                <w:rFonts w:hint="eastAsia"/>
                <w:sz w:val="21"/>
              </w:rPr>
              <w:t>XXSJFA</w:t>
            </w:r>
            <w:r>
              <w:rPr>
                <w:sz w:val="21"/>
              </w:rPr>
              <w:t>-001</w:t>
            </w:r>
          </w:p>
        </w:tc>
      </w:tr>
      <w:tr w:rsidR="00B70A53" w14:paraId="1599EC3B" w14:textId="77777777">
        <w:trPr>
          <w:trHeight w:hRule="exact" w:val="12813"/>
          <w:jc w:val="center"/>
        </w:trPr>
        <w:tc>
          <w:tcPr>
            <w:tcW w:w="1927" w:type="dxa"/>
            <w:gridSpan w:val="2"/>
            <w:vAlign w:val="center"/>
          </w:tcPr>
          <w:p w14:paraId="1029381A" w14:textId="77777777" w:rsidR="00B70A53" w:rsidRDefault="00B23A79">
            <w:pPr>
              <w:ind w:firstLine="0"/>
              <w:jc w:val="center"/>
            </w:pPr>
            <w:r>
              <w:rPr>
                <w:rFonts w:eastAsia="黑体"/>
                <w:b/>
                <w:sz w:val="24"/>
              </w:rPr>
              <w:t>会</w:t>
            </w:r>
            <w:r>
              <w:rPr>
                <w:rFonts w:eastAsia="黑体"/>
                <w:b/>
                <w:sz w:val="24"/>
              </w:rPr>
              <w:t xml:space="preserve">    </w:t>
            </w:r>
            <w:r>
              <w:rPr>
                <w:rFonts w:eastAsia="黑体"/>
                <w:b/>
                <w:sz w:val="24"/>
              </w:rPr>
              <w:t>签</w:t>
            </w:r>
          </w:p>
          <w:p w14:paraId="1859EB14" w14:textId="77777777" w:rsidR="00B70A53" w:rsidRDefault="00B23A79">
            <w:pPr>
              <w:spacing w:before="320" w:after="320"/>
              <w:ind w:firstLine="0"/>
            </w:pPr>
            <w:r>
              <w:rPr>
                <w:sz w:val="18"/>
              </w:rPr>
              <w:t>________________</w:t>
            </w:r>
          </w:p>
          <w:p w14:paraId="4C9C297E" w14:textId="77777777" w:rsidR="00B70A53" w:rsidRDefault="00B23A79">
            <w:pPr>
              <w:spacing w:before="320" w:after="320"/>
              <w:ind w:firstLine="0"/>
            </w:pPr>
            <w:r>
              <w:rPr>
                <w:sz w:val="18"/>
              </w:rPr>
              <w:t>________________</w:t>
            </w:r>
          </w:p>
          <w:p w14:paraId="1DF0AEB4" w14:textId="77777777" w:rsidR="00B70A53" w:rsidRDefault="00B23A79">
            <w:pPr>
              <w:spacing w:before="320" w:after="320"/>
              <w:ind w:firstLine="0"/>
            </w:pPr>
            <w:r>
              <w:rPr>
                <w:sz w:val="18"/>
              </w:rPr>
              <w:t>________________</w:t>
            </w:r>
          </w:p>
          <w:p w14:paraId="356AE065" w14:textId="77777777" w:rsidR="00B70A53" w:rsidRDefault="00B23A79">
            <w:pPr>
              <w:spacing w:before="320" w:after="320"/>
              <w:ind w:firstLine="0"/>
            </w:pPr>
            <w:r>
              <w:rPr>
                <w:sz w:val="18"/>
              </w:rPr>
              <w:t>________________</w:t>
            </w:r>
          </w:p>
          <w:p w14:paraId="602F5496" w14:textId="77777777" w:rsidR="00B70A53" w:rsidRDefault="00B23A79">
            <w:pPr>
              <w:spacing w:before="320" w:after="320"/>
              <w:ind w:firstLine="0"/>
            </w:pPr>
            <w:r>
              <w:rPr>
                <w:sz w:val="18"/>
              </w:rPr>
              <w:t>________________</w:t>
            </w:r>
          </w:p>
          <w:p w14:paraId="12CCECCA" w14:textId="77777777" w:rsidR="00B70A53" w:rsidRDefault="00B23A79">
            <w:pPr>
              <w:spacing w:before="320" w:after="320"/>
              <w:ind w:firstLine="0"/>
            </w:pPr>
            <w:r>
              <w:rPr>
                <w:sz w:val="18"/>
              </w:rPr>
              <w:t>________________</w:t>
            </w:r>
          </w:p>
        </w:tc>
        <w:tc>
          <w:tcPr>
            <w:tcW w:w="7596" w:type="dxa"/>
            <w:gridSpan w:val="4"/>
            <w:vAlign w:val="center"/>
          </w:tcPr>
          <w:p w14:paraId="5AA4C33E" w14:textId="77777777" w:rsidR="00B70A53" w:rsidRDefault="00B70A53"/>
          <w:p w14:paraId="7DE314C2" w14:textId="77777777" w:rsidR="00B70A53" w:rsidRDefault="00B70A53"/>
          <w:p w14:paraId="0BA0649E" w14:textId="77777777" w:rsidR="00B70A53" w:rsidRDefault="00B70A53"/>
          <w:p w14:paraId="2340CAE8" w14:textId="77777777" w:rsidR="00B70A53" w:rsidRDefault="00B70A53"/>
          <w:p w14:paraId="07B4E107" w14:textId="77777777" w:rsidR="00B70A53" w:rsidRDefault="00B70A53"/>
          <w:p w14:paraId="41298C9B" w14:textId="77777777" w:rsidR="00B70A53" w:rsidRDefault="00B23A79">
            <w:pPr>
              <w:pStyle w:val="CoverTitle"/>
              <w:jc w:val="center"/>
            </w:pPr>
            <w:r>
              <w:t>玻纤增强拉挤电芯压条表面缺陷</w:t>
            </w:r>
            <w:r>
              <w:t>AI</w:t>
            </w:r>
            <w:r>
              <w:t>视觉检测系统</w:t>
            </w:r>
          </w:p>
          <w:p w14:paraId="7203DF96" w14:textId="77777777" w:rsidR="00B70A53" w:rsidRDefault="00B23A79">
            <w:pPr>
              <w:pStyle w:val="CoverSubtitle"/>
              <w:jc w:val="center"/>
            </w:pPr>
            <w:r>
              <w:t>详细方案设计模板</w:t>
            </w:r>
          </w:p>
          <w:p w14:paraId="19A5700F" w14:textId="77777777" w:rsidR="00B70A53" w:rsidRDefault="00B70A53"/>
          <w:p w14:paraId="7AC8BEF2" w14:textId="77777777" w:rsidR="00B70A53" w:rsidRDefault="00B70A53"/>
          <w:p w14:paraId="02523F68" w14:textId="77777777" w:rsidR="00B70A53" w:rsidRDefault="00B70A53"/>
          <w:tbl>
            <w:tblPr>
              <w:tblW w:w="4535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247"/>
              <w:gridCol w:w="3288"/>
            </w:tblGrid>
            <w:tr w:rsidR="00B70A53" w14:paraId="52C96831" w14:textId="77777777">
              <w:trPr>
                <w:jc w:val="center"/>
              </w:trPr>
              <w:tc>
                <w:tcPr>
                  <w:tcW w:w="1247" w:type="dxa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28572511" w14:textId="77777777" w:rsidR="00B70A53" w:rsidRDefault="00B23A79">
                  <w:pPr>
                    <w:spacing w:line="276" w:lineRule="auto"/>
                    <w:ind w:firstLine="0"/>
                    <w:jc w:val="right"/>
                  </w:pPr>
                  <w:r>
                    <w:rPr>
                      <w:b/>
                    </w:rPr>
                    <w:t>编制：</w:t>
                  </w:r>
                </w:p>
              </w:tc>
              <w:tc>
                <w:tcPr>
                  <w:tcW w:w="3288" w:type="dxa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3235BE11" w14:textId="77777777" w:rsidR="00B70A53" w:rsidRDefault="00B23A79">
                  <w:pPr>
                    <w:spacing w:line="276" w:lineRule="auto"/>
                    <w:ind w:firstLine="0"/>
                    <w:jc w:val="left"/>
                  </w:pPr>
                  <w:r>
                    <w:rPr>
                      <w:sz w:val="21"/>
                    </w:rPr>
                    <w:t>________________________</w:t>
                  </w:r>
                </w:p>
              </w:tc>
            </w:tr>
            <w:tr w:rsidR="00B70A53" w14:paraId="5F977D56" w14:textId="77777777">
              <w:trPr>
                <w:jc w:val="center"/>
              </w:trPr>
              <w:tc>
                <w:tcPr>
                  <w:tcW w:w="1247" w:type="dxa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13AF0DB9" w14:textId="77777777" w:rsidR="00B70A53" w:rsidRDefault="00B23A79">
                  <w:pPr>
                    <w:spacing w:line="276" w:lineRule="auto"/>
                    <w:ind w:firstLine="0"/>
                    <w:jc w:val="right"/>
                  </w:pPr>
                  <w:r>
                    <w:rPr>
                      <w:b/>
                    </w:rPr>
                    <w:t>校对：</w:t>
                  </w:r>
                </w:p>
              </w:tc>
              <w:tc>
                <w:tcPr>
                  <w:tcW w:w="3288" w:type="dxa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3DAE3797" w14:textId="77777777" w:rsidR="00B70A53" w:rsidRDefault="00B23A79">
                  <w:pPr>
                    <w:spacing w:line="276" w:lineRule="auto"/>
                    <w:ind w:firstLine="0"/>
                    <w:jc w:val="left"/>
                  </w:pPr>
                  <w:r>
                    <w:rPr>
                      <w:sz w:val="21"/>
                    </w:rPr>
                    <w:t>________________________</w:t>
                  </w:r>
                </w:p>
              </w:tc>
            </w:tr>
            <w:tr w:rsidR="00B70A53" w14:paraId="32338CC3" w14:textId="77777777">
              <w:trPr>
                <w:jc w:val="center"/>
              </w:trPr>
              <w:tc>
                <w:tcPr>
                  <w:tcW w:w="1247" w:type="dxa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51B03225" w14:textId="77777777" w:rsidR="00B70A53" w:rsidRDefault="00B23A79">
                  <w:pPr>
                    <w:spacing w:line="276" w:lineRule="auto"/>
                    <w:ind w:firstLine="0"/>
                    <w:jc w:val="right"/>
                  </w:pPr>
                  <w:r>
                    <w:rPr>
                      <w:b/>
                    </w:rPr>
                    <w:t>审核：</w:t>
                  </w:r>
                </w:p>
              </w:tc>
              <w:tc>
                <w:tcPr>
                  <w:tcW w:w="3288" w:type="dxa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6F80907A" w14:textId="77777777" w:rsidR="00B70A53" w:rsidRDefault="00B23A79">
                  <w:pPr>
                    <w:spacing w:line="276" w:lineRule="auto"/>
                    <w:ind w:firstLine="0"/>
                    <w:jc w:val="left"/>
                  </w:pPr>
                  <w:r>
                    <w:rPr>
                      <w:sz w:val="21"/>
                    </w:rPr>
                    <w:t>________________________</w:t>
                  </w:r>
                </w:p>
              </w:tc>
            </w:tr>
            <w:tr w:rsidR="00B70A53" w14:paraId="75898A50" w14:textId="77777777">
              <w:trPr>
                <w:jc w:val="center"/>
              </w:trPr>
              <w:tc>
                <w:tcPr>
                  <w:tcW w:w="1247" w:type="dxa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7EABD2CD" w14:textId="77777777" w:rsidR="00B70A53" w:rsidRDefault="00B23A79">
                  <w:pPr>
                    <w:spacing w:line="276" w:lineRule="auto"/>
                    <w:ind w:firstLine="0"/>
                    <w:jc w:val="right"/>
                  </w:pPr>
                  <w:r>
                    <w:rPr>
                      <w:b/>
                    </w:rPr>
                    <w:t>标审：</w:t>
                  </w:r>
                </w:p>
              </w:tc>
              <w:tc>
                <w:tcPr>
                  <w:tcW w:w="3288" w:type="dxa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20C30AFF" w14:textId="77777777" w:rsidR="00B70A53" w:rsidRDefault="00B23A79">
                  <w:pPr>
                    <w:spacing w:line="276" w:lineRule="auto"/>
                    <w:ind w:firstLine="0"/>
                    <w:jc w:val="left"/>
                  </w:pPr>
                  <w:r>
                    <w:rPr>
                      <w:sz w:val="21"/>
                    </w:rPr>
                    <w:t>________________________</w:t>
                  </w:r>
                </w:p>
              </w:tc>
            </w:tr>
            <w:tr w:rsidR="00B70A53" w14:paraId="2018DB0B" w14:textId="77777777">
              <w:trPr>
                <w:jc w:val="center"/>
              </w:trPr>
              <w:tc>
                <w:tcPr>
                  <w:tcW w:w="1247" w:type="dxa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388C0950" w14:textId="77777777" w:rsidR="00B70A53" w:rsidRDefault="00B23A79">
                  <w:pPr>
                    <w:spacing w:line="276" w:lineRule="auto"/>
                    <w:ind w:firstLine="0"/>
                    <w:jc w:val="right"/>
                  </w:pPr>
                  <w:r>
                    <w:rPr>
                      <w:b/>
                    </w:rPr>
                    <w:t>批准：</w:t>
                  </w:r>
                </w:p>
              </w:tc>
              <w:tc>
                <w:tcPr>
                  <w:tcW w:w="3288" w:type="dxa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  <w:vAlign w:val="center"/>
                </w:tcPr>
                <w:p w14:paraId="6F4E0B6A" w14:textId="77777777" w:rsidR="00B70A53" w:rsidRDefault="00B23A79">
                  <w:pPr>
                    <w:spacing w:line="276" w:lineRule="auto"/>
                    <w:ind w:firstLine="0"/>
                    <w:jc w:val="left"/>
                  </w:pPr>
                  <w:r>
                    <w:rPr>
                      <w:sz w:val="21"/>
                    </w:rPr>
                    <w:t>________________________</w:t>
                  </w:r>
                </w:p>
              </w:tc>
            </w:tr>
          </w:tbl>
          <w:p w14:paraId="74980072" w14:textId="77777777" w:rsidR="00B70A53" w:rsidRDefault="00B70A53"/>
          <w:p w14:paraId="06561240" w14:textId="77777777" w:rsidR="00B70A53" w:rsidRDefault="00B70A53"/>
          <w:p w14:paraId="2F06C60B" w14:textId="77777777" w:rsidR="00B70A53" w:rsidRDefault="00B70A53"/>
          <w:p w14:paraId="31E84E97" w14:textId="77777777" w:rsidR="00B70A53" w:rsidRDefault="00B70A53"/>
          <w:p w14:paraId="381BD258" w14:textId="77777777" w:rsidR="00B70A53" w:rsidRDefault="00B23A79">
            <w:pPr>
              <w:pStyle w:val="CoverMeta"/>
              <w:jc w:val="center"/>
            </w:pPr>
            <w:r>
              <w:rPr>
                <w:rFonts w:eastAsia="黑体"/>
                <w:b/>
                <w:sz w:val="24"/>
              </w:rPr>
              <w:t>03</w:t>
            </w:r>
            <w:r>
              <w:rPr>
                <w:rFonts w:eastAsia="黑体"/>
                <w:b/>
                <w:sz w:val="24"/>
              </w:rPr>
              <w:t>组</w:t>
            </w:r>
          </w:p>
          <w:p w14:paraId="1E614B7E" w14:textId="77777777" w:rsidR="00B70A53" w:rsidRDefault="00B23A79">
            <w:pPr>
              <w:pStyle w:val="CoverMeta"/>
              <w:jc w:val="center"/>
            </w:pPr>
            <w:r>
              <w:rPr>
                <w:rFonts w:eastAsia="黑体"/>
                <w:b/>
                <w:sz w:val="24"/>
              </w:rPr>
              <w:t>2026</w:t>
            </w:r>
            <w:r>
              <w:rPr>
                <w:rFonts w:eastAsia="黑体"/>
                <w:b/>
                <w:sz w:val="24"/>
              </w:rPr>
              <w:t>年</w:t>
            </w:r>
            <w:r>
              <w:rPr>
                <w:rFonts w:eastAsia="黑体"/>
                <w:b/>
                <w:sz w:val="24"/>
              </w:rPr>
              <w:t>7</w:t>
            </w:r>
            <w:r>
              <w:rPr>
                <w:rFonts w:eastAsia="黑体"/>
                <w:b/>
                <w:sz w:val="24"/>
              </w:rPr>
              <w:t>月</w:t>
            </w:r>
          </w:p>
        </w:tc>
      </w:tr>
    </w:tbl>
    <w:p w14:paraId="4D084389" w14:textId="77777777" w:rsidR="00B70A53" w:rsidRDefault="00B70A53">
      <w:pPr>
        <w:sectPr w:rsidR="00B70A53">
          <w:headerReference w:type="default" r:id="rId7"/>
          <w:footerReference w:type="default" r:id="rId8"/>
          <w:pgSz w:w="11906" w:h="16838"/>
          <w:pgMar w:top="1134" w:right="1134" w:bottom="1020" w:left="1134" w:header="567" w:footer="709" w:gutter="0"/>
          <w:cols w:space="720"/>
          <w:titlePg/>
          <w:docGrid w:type="lines" w:linePitch="312"/>
        </w:sectPr>
      </w:pPr>
    </w:p>
    <w:p w14:paraId="5113D023" w14:textId="77777777" w:rsidR="00B70A53" w:rsidRDefault="00B23A79">
      <w:pPr>
        <w:spacing w:after="240"/>
        <w:ind w:firstLine="0"/>
        <w:jc w:val="center"/>
      </w:pPr>
      <w:r>
        <w:rPr>
          <w:rFonts w:eastAsia="黑体"/>
          <w:sz w:val="32"/>
        </w:rPr>
        <w:t>更</w:t>
      </w:r>
      <w:r>
        <w:rPr>
          <w:rFonts w:eastAsia="黑体"/>
          <w:sz w:val="32"/>
        </w:rPr>
        <w:t xml:space="preserve"> </w:t>
      </w:r>
      <w:r>
        <w:rPr>
          <w:rFonts w:eastAsia="黑体"/>
          <w:sz w:val="32"/>
        </w:rPr>
        <w:t>改</w:t>
      </w:r>
      <w:r>
        <w:rPr>
          <w:rFonts w:eastAsia="黑体"/>
          <w:sz w:val="32"/>
        </w:rPr>
        <w:t xml:space="preserve"> </w:t>
      </w:r>
      <w:r>
        <w:rPr>
          <w:rFonts w:eastAsia="黑体"/>
          <w:sz w:val="32"/>
        </w:rPr>
        <w:t>记</w:t>
      </w:r>
      <w:r>
        <w:rPr>
          <w:rFonts w:eastAsia="黑体"/>
          <w:sz w:val="32"/>
        </w:rPr>
        <w:t xml:space="preserve"> </w:t>
      </w:r>
      <w:r>
        <w:rPr>
          <w:rFonts w:eastAsia="黑体"/>
          <w:sz w:val="32"/>
        </w:rPr>
        <w:t>录</w:t>
      </w:r>
      <w:r>
        <w:rPr>
          <w:rFonts w:eastAsia="黑体"/>
          <w:sz w:val="32"/>
        </w:rPr>
        <w:t xml:space="preserve"> </w:t>
      </w:r>
      <w:r>
        <w:rPr>
          <w:rFonts w:eastAsia="黑体"/>
          <w:sz w:val="32"/>
        </w:rPr>
        <w:t>页</w:t>
      </w:r>
    </w:p>
    <w:tbl>
      <w:tblPr>
        <w:tblW w:w="9411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16"/>
        <w:gridCol w:w="1133"/>
        <w:gridCol w:w="1247"/>
        <w:gridCol w:w="1360"/>
        <w:gridCol w:w="2155"/>
      </w:tblGrid>
      <w:tr w:rsidR="00B70A53" w14:paraId="667D087B" w14:textId="77777777">
        <w:trPr>
          <w:cantSplit/>
          <w:tblHeader/>
          <w:jc w:val="center"/>
        </w:trPr>
        <w:tc>
          <w:tcPr>
            <w:tcW w:w="351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24A1BD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b/>
                <w:sz w:val="21"/>
              </w:rPr>
              <w:t>更改单编号</w:t>
            </w:r>
          </w:p>
        </w:tc>
        <w:tc>
          <w:tcPr>
            <w:tcW w:w="113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5D8D07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b/>
                <w:sz w:val="21"/>
              </w:rPr>
              <w:t>更改标记</w:t>
            </w:r>
          </w:p>
        </w:tc>
        <w:tc>
          <w:tcPr>
            <w:tcW w:w="124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F81651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b/>
                <w:sz w:val="21"/>
              </w:rPr>
              <w:t>更改页码</w:t>
            </w:r>
          </w:p>
        </w:tc>
        <w:tc>
          <w:tcPr>
            <w:tcW w:w="13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7D024A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b/>
                <w:sz w:val="21"/>
              </w:rPr>
              <w:t>生效日期</w:t>
            </w:r>
          </w:p>
        </w:tc>
        <w:tc>
          <w:tcPr>
            <w:tcW w:w="215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CDAD45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b/>
                <w:sz w:val="21"/>
              </w:rPr>
              <w:t>填写人</w:t>
            </w:r>
            <w:r>
              <w:rPr>
                <w:b/>
                <w:sz w:val="21"/>
              </w:rPr>
              <w:t>/</w:t>
            </w:r>
            <w:r>
              <w:rPr>
                <w:b/>
                <w:sz w:val="21"/>
              </w:rPr>
              <w:t>日期</w:t>
            </w:r>
          </w:p>
        </w:tc>
      </w:tr>
      <w:tr w:rsidR="00B70A53" w14:paraId="29133CF8" w14:textId="77777777">
        <w:trPr>
          <w:cantSplit/>
          <w:jc w:val="center"/>
        </w:trPr>
        <w:tc>
          <w:tcPr>
            <w:tcW w:w="35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BB3D69" w14:textId="77777777" w:rsidR="00B70A53" w:rsidRDefault="00B70A53">
            <w:pPr>
              <w:spacing w:line="276" w:lineRule="auto"/>
              <w:ind w:firstLine="0"/>
              <w:jc w:val="center"/>
            </w:pPr>
          </w:p>
        </w:tc>
        <w:tc>
          <w:tcPr>
            <w:tcW w:w="11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2FC01B" w14:textId="77777777" w:rsidR="00B70A53" w:rsidRDefault="00B70A53">
            <w:pPr>
              <w:spacing w:line="276" w:lineRule="auto"/>
              <w:ind w:firstLine="0"/>
              <w:jc w:val="center"/>
            </w:pP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E9B947" w14:textId="77777777" w:rsidR="00B70A53" w:rsidRDefault="00B70A53">
            <w:pPr>
              <w:spacing w:line="276" w:lineRule="auto"/>
              <w:ind w:firstLine="0"/>
              <w:jc w:val="center"/>
            </w:pP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75C119" w14:textId="77777777" w:rsidR="00B70A53" w:rsidRDefault="00B70A53">
            <w:pPr>
              <w:spacing w:line="276" w:lineRule="auto"/>
              <w:ind w:firstLine="0"/>
              <w:jc w:val="center"/>
            </w:pP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7D8990" w14:textId="77777777" w:rsidR="00B70A53" w:rsidRDefault="00B70A53">
            <w:pPr>
              <w:spacing w:line="276" w:lineRule="auto"/>
              <w:ind w:firstLine="0"/>
              <w:jc w:val="center"/>
            </w:pPr>
          </w:p>
        </w:tc>
      </w:tr>
      <w:tr w:rsidR="00B70A53" w14:paraId="6B240B49" w14:textId="77777777">
        <w:trPr>
          <w:cantSplit/>
          <w:jc w:val="center"/>
        </w:trPr>
        <w:tc>
          <w:tcPr>
            <w:tcW w:w="35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16BFE5" w14:textId="77777777" w:rsidR="00B70A53" w:rsidRDefault="00B70A53">
            <w:pPr>
              <w:spacing w:line="276" w:lineRule="auto"/>
              <w:ind w:firstLine="0"/>
              <w:jc w:val="center"/>
            </w:pPr>
          </w:p>
        </w:tc>
        <w:tc>
          <w:tcPr>
            <w:tcW w:w="11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CCB12D" w14:textId="77777777" w:rsidR="00B70A53" w:rsidRDefault="00B70A53">
            <w:pPr>
              <w:spacing w:line="276" w:lineRule="auto"/>
              <w:ind w:firstLine="0"/>
              <w:jc w:val="center"/>
            </w:pP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B5BDEC" w14:textId="77777777" w:rsidR="00B70A53" w:rsidRDefault="00B70A53">
            <w:pPr>
              <w:spacing w:line="276" w:lineRule="auto"/>
              <w:ind w:firstLine="0"/>
              <w:jc w:val="center"/>
            </w:pP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43F7E0" w14:textId="77777777" w:rsidR="00B70A53" w:rsidRDefault="00B70A53">
            <w:pPr>
              <w:spacing w:line="276" w:lineRule="auto"/>
              <w:ind w:firstLine="0"/>
              <w:jc w:val="center"/>
            </w:pP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8930DB" w14:textId="77777777" w:rsidR="00B70A53" w:rsidRDefault="00B70A53">
            <w:pPr>
              <w:spacing w:line="276" w:lineRule="auto"/>
              <w:ind w:firstLine="0"/>
              <w:jc w:val="center"/>
            </w:pPr>
          </w:p>
        </w:tc>
      </w:tr>
      <w:tr w:rsidR="00B70A53" w14:paraId="015ADF27" w14:textId="77777777">
        <w:trPr>
          <w:cantSplit/>
          <w:jc w:val="center"/>
        </w:trPr>
        <w:tc>
          <w:tcPr>
            <w:tcW w:w="35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D1E588" w14:textId="77777777" w:rsidR="00B70A53" w:rsidRDefault="00B70A53">
            <w:pPr>
              <w:spacing w:line="276" w:lineRule="auto"/>
              <w:ind w:firstLine="0"/>
              <w:jc w:val="center"/>
            </w:pPr>
          </w:p>
        </w:tc>
        <w:tc>
          <w:tcPr>
            <w:tcW w:w="11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5F6F8A" w14:textId="77777777" w:rsidR="00B70A53" w:rsidRDefault="00B70A53">
            <w:pPr>
              <w:spacing w:line="276" w:lineRule="auto"/>
              <w:ind w:firstLine="0"/>
              <w:jc w:val="center"/>
            </w:pP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46F8DE" w14:textId="77777777" w:rsidR="00B70A53" w:rsidRDefault="00B70A53">
            <w:pPr>
              <w:spacing w:line="276" w:lineRule="auto"/>
              <w:ind w:firstLine="0"/>
              <w:jc w:val="center"/>
            </w:pP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C640AE" w14:textId="77777777" w:rsidR="00B70A53" w:rsidRDefault="00B70A53">
            <w:pPr>
              <w:spacing w:line="276" w:lineRule="auto"/>
              <w:ind w:firstLine="0"/>
              <w:jc w:val="center"/>
            </w:pP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AC197E" w14:textId="77777777" w:rsidR="00B70A53" w:rsidRDefault="00B70A53">
            <w:pPr>
              <w:spacing w:line="276" w:lineRule="auto"/>
              <w:ind w:firstLine="0"/>
              <w:jc w:val="center"/>
            </w:pPr>
          </w:p>
        </w:tc>
      </w:tr>
      <w:tr w:rsidR="00B70A53" w14:paraId="5D9A77B8" w14:textId="77777777">
        <w:trPr>
          <w:cantSplit/>
          <w:jc w:val="center"/>
        </w:trPr>
        <w:tc>
          <w:tcPr>
            <w:tcW w:w="35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2F8F9F" w14:textId="77777777" w:rsidR="00B70A53" w:rsidRDefault="00B70A53">
            <w:pPr>
              <w:spacing w:line="276" w:lineRule="auto"/>
              <w:ind w:firstLine="0"/>
              <w:jc w:val="center"/>
            </w:pPr>
          </w:p>
        </w:tc>
        <w:tc>
          <w:tcPr>
            <w:tcW w:w="11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A57FEF" w14:textId="77777777" w:rsidR="00B70A53" w:rsidRDefault="00B70A53">
            <w:pPr>
              <w:spacing w:line="276" w:lineRule="auto"/>
              <w:ind w:firstLine="0"/>
              <w:jc w:val="center"/>
            </w:pP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29C982" w14:textId="77777777" w:rsidR="00B70A53" w:rsidRDefault="00B70A53">
            <w:pPr>
              <w:spacing w:line="276" w:lineRule="auto"/>
              <w:ind w:firstLine="0"/>
              <w:jc w:val="center"/>
            </w:pP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243B91" w14:textId="77777777" w:rsidR="00B70A53" w:rsidRDefault="00B70A53">
            <w:pPr>
              <w:spacing w:line="276" w:lineRule="auto"/>
              <w:ind w:firstLine="0"/>
              <w:jc w:val="center"/>
            </w:pP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0E247B" w14:textId="77777777" w:rsidR="00B70A53" w:rsidRDefault="00B70A53">
            <w:pPr>
              <w:spacing w:line="276" w:lineRule="auto"/>
              <w:ind w:firstLine="0"/>
              <w:jc w:val="center"/>
            </w:pPr>
          </w:p>
        </w:tc>
      </w:tr>
      <w:tr w:rsidR="00B70A53" w14:paraId="2BE9EF4A" w14:textId="77777777">
        <w:trPr>
          <w:cantSplit/>
          <w:jc w:val="center"/>
        </w:trPr>
        <w:tc>
          <w:tcPr>
            <w:tcW w:w="35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EFC38F" w14:textId="77777777" w:rsidR="00B70A53" w:rsidRDefault="00B70A53">
            <w:pPr>
              <w:spacing w:line="276" w:lineRule="auto"/>
              <w:ind w:firstLine="0"/>
              <w:jc w:val="center"/>
            </w:pPr>
          </w:p>
        </w:tc>
        <w:tc>
          <w:tcPr>
            <w:tcW w:w="11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2E0623" w14:textId="77777777" w:rsidR="00B70A53" w:rsidRDefault="00B70A53">
            <w:pPr>
              <w:spacing w:line="276" w:lineRule="auto"/>
              <w:ind w:firstLine="0"/>
              <w:jc w:val="center"/>
            </w:pP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AE479A" w14:textId="77777777" w:rsidR="00B70A53" w:rsidRDefault="00B70A53">
            <w:pPr>
              <w:spacing w:line="276" w:lineRule="auto"/>
              <w:ind w:firstLine="0"/>
              <w:jc w:val="center"/>
            </w:pP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FDC572" w14:textId="77777777" w:rsidR="00B70A53" w:rsidRDefault="00B70A53">
            <w:pPr>
              <w:spacing w:line="276" w:lineRule="auto"/>
              <w:ind w:firstLine="0"/>
              <w:jc w:val="center"/>
            </w:pP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8C92D7" w14:textId="77777777" w:rsidR="00B70A53" w:rsidRDefault="00B70A53">
            <w:pPr>
              <w:spacing w:line="276" w:lineRule="auto"/>
              <w:ind w:firstLine="0"/>
              <w:jc w:val="center"/>
            </w:pPr>
          </w:p>
        </w:tc>
      </w:tr>
      <w:tr w:rsidR="00B70A53" w14:paraId="37E65211" w14:textId="77777777">
        <w:trPr>
          <w:cantSplit/>
          <w:jc w:val="center"/>
        </w:trPr>
        <w:tc>
          <w:tcPr>
            <w:tcW w:w="35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8DB1AA" w14:textId="77777777" w:rsidR="00B70A53" w:rsidRDefault="00B70A53">
            <w:pPr>
              <w:spacing w:line="276" w:lineRule="auto"/>
              <w:ind w:firstLine="0"/>
              <w:jc w:val="center"/>
            </w:pPr>
          </w:p>
        </w:tc>
        <w:tc>
          <w:tcPr>
            <w:tcW w:w="11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E5AC8B" w14:textId="77777777" w:rsidR="00B70A53" w:rsidRDefault="00B70A53">
            <w:pPr>
              <w:spacing w:line="276" w:lineRule="auto"/>
              <w:ind w:firstLine="0"/>
              <w:jc w:val="center"/>
            </w:pP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195AAA" w14:textId="77777777" w:rsidR="00B70A53" w:rsidRDefault="00B70A53">
            <w:pPr>
              <w:spacing w:line="276" w:lineRule="auto"/>
              <w:ind w:firstLine="0"/>
              <w:jc w:val="center"/>
            </w:pP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B80381" w14:textId="77777777" w:rsidR="00B70A53" w:rsidRDefault="00B70A53">
            <w:pPr>
              <w:spacing w:line="276" w:lineRule="auto"/>
              <w:ind w:firstLine="0"/>
              <w:jc w:val="center"/>
            </w:pP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6B13E0" w14:textId="77777777" w:rsidR="00B70A53" w:rsidRDefault="00B70A53">
            <w:pPr>
              <w:spacing w:line="276" w:lineRule="auto"/>
              <w:ind w:firstLine="0"/>
              <w:jc w:val="center"/>
            </w:pPr>
          </w:p>
        </w:tc>
      </w:tr>
      <w:tr w:rsidR="00B70A53" w14:paraId="58873F4E" w14:textId="77777777">
        <w:trPr>
          <w:cantSplit/>
          <w:jc w:val="center"/>
        </w:trPr>
        <w:tc>
          <w:tcPr>
            <w:tcW w:w="35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E719EA" w14:textId="77777777" w:rsidR="00B70A53" w:rsidRDefault="00B70A53">
            <w:pPr>
              <w:spacing w:line="276" w:lineRule="auto"/>
              <w:ind w:firstLine="0"/>
              <w:jc w:val="center"/>
            </w:pPr>
          </w:p>
        </w:tc>
        <w:tc>
          <w:tcPr>
            <w:tcW w:w="11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D9E146" w14:textId="77777777" w:rsidR="00B70A53" w:rsidRDefault="00B70A53">
            <w:pPr>
              <w:spacing w:line="276" w:lineRule="auto"/>
              <w:ind w:firstLine="0"/>
              <w:jc w:val="center"/>
            </w:pP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A42E45" w14:textId="77777777" w:rsidR="00B70A53" w:rsidRDefault="00B70A53">
            <w:pPr>
              <w:spacing w:line="276" w:lineRule="auto"/>
              <w:ind w:firstLine="0"/>
              <w:jc w:val="center"/>
            </w:pP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8FDFDC" w14:textId="77777777" w:rsidR="00B70A53" w:rsidRDefault="00B70A53">
            <w:pPr>
              <w:spacing w:line="276" w:lineRule="auto"/>
              <w:ind w:firstLine="0"/>
              <w:jc w:val="center"/>
            </w:pP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8BF01D" w14:textId="77777777" w:rsidR="00B70A53" w:rsidRDefault="00B70A53">
            <w:pPr>
              <w:spacing w:line="276" w:lineRule="auto"/>
              <w:ind w:firstLine="0"/>
              <w:jc w:val="center"/>
            </w:pPr>
          </w:p>
        </w:tc>
      </w:tr>
      <w:tr w:rsidR="00B70A53" w14:paraId="6AEA5B55" w14:textId="77777777">
        <w:trPr>
          <w:cantSplit/>
          <w:jc w:val="center"/>
        </w:trPr>
        <w:tc>
          <w:tcPr>
            <w:tcW w:w="35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948B12" w14:textId="77777777" w:rsidR="00B70A53" w:rsidRDefault="00B70A53">
            <w:pPr>
              <w:spacing w:line="276" w:lineRule="auto"/>
              <w:ind w:firstLine="0"/>
              <w:jc w:val="center"/>
            </w:pPr>
          </w:p>
        </w:tc>
        <w:tc>
          <w:tcPr>
            <w:tcW w:w="11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A8156A" w14:textId="77777777" w:rsidR="00B70A53" w:rsidRDefault="00B70A53">
            <w:pPr>
              <w:spacing w:line="276" w:lineRule="auto"/>
              <w:ind w:firstLine="0"/>
              <w:jc w:val="center"/>
            </w:pP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4A8894" w14:textId="77777777" w:rsidR="00B70A53" w:rsidRDefault="00B70A53">
            <w:pPr>
              <w:spacing w:line="276" w:lineRule="auto"/>
              <w:ind w:firstLine="0"/>
              <w:jc w:val="center"/>
            </w:pP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668662" w14:textId="77777777" w:rsidR="00B70A53" w:rsidRDefault="00B70A53">
            <w:pPr>
              <w:spacing w:line="276" w:lineRule="auto"/>
              <w:ind w:firstLine="0"/>
              <w:jc w:val="center"/>
            </w:pP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3E37AB" w14:textId="77777777" w:rsidR="00B70A53" w:rsidRDefault="00B70A53">
            <w:pPr>
              <w:spacing w:line="276" w:lineRule="auto"/>
              <w:ind w:firstLine="0"/>
              <w:jc w:val="center"/>
            </w:pPr>
          </w:p>
        </w:tc>
      </w:tr>
      <w:tr w:rsidR="00B70A53" w14:paraId="79D59F71" w14:textId="77777777">
        <w:trPr>
          <w:cantSplit/>
          <w:jc w:val="center"/>
        </w:trPr>
        <w:tc>
          <w:tcPr>
            <w:tcW w:w="35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BEBF45" w14:textId="77777777" w:rsidR="00B70A53" w:rsidRDefault="00B70A53">
            <w:pPr>
              <w:spacing w:line="276" w:lineRule="auto"/>
              <w:ind w:firstLine="0"/>
              <w:jc w:val="center"/>
            </w:pPr>
          </w:p>
        </w:tc>
        <w:tc>
          <w:tcPr>
            <w:tcW w:w="11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BC896B" w14:textId="77777777" w:rsidR="00B70A53" w:rsidRDefault="00B70A53">
            <w:pPr>
              <w:spacing w:line="276" w:lineRule="auto"/>
              <w:ind w:firstLine="0"/>
              <w:jc w:val="center"/>
            </w:pP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F08F10" w14:textId="77777777" w:rsidR="00B70A53" w:rsidRDefault="00B70A53">
            <w:pPr>
              <w:spacing w:line="276" w:lineRule="auto"/>
              <w:ind w:firstLine="0"/>
              <w:jc w:val="center"/>
            </w:pP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AD0D57" w14:textId="77777777" w:rsidR="00B70A53" w:rsidRDefault="00B70A53">
            <w:pPr>
              <w:spacing w:line="276" w:lineRule="auto"/>
              <w:ind w:firstLine="0"/>
              <w:jc w:val="center"/>
            </w:pP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E582BF" w14:textId="77777777" w:rsidR="00B70A53" w:rsidRDefault="00B70A53">
            <w:pPr>
              <w:spacing w:line="276" w:lineRule="auto"/>
              <w:ind w:firstLine="0"/>
              <w:jc w:val="center"/>
            </w:pPr>
          </w:p>
        </w:tc>
      </w:tr>
      <w:tr w:rsidR="00B70A53" w14:paraId="284E2EDF" w14:textId="77777777">
        <w:trPr>
          <w:cantSplit/>
          <w:jc w:val="center"/>
        </w:trPr>
        <w:tc>
          <w:tcPr>
            <w:tcW w:w="35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52ABE3" w14:textId="77777777" w:rsidR="00B70A53" w:rsidRDefault="00B70A53">
            <w:pPr>
              <w:spacing w:line="276" w:lineRule="auto"/>
              <w:ind w:firstLine="0"/>
              <w:jc w:val="center"/>
            </w:pPr>
          </w:p>
        </w:tc>
        <w:tc>
          <w:tcPr>
            <w:tcW w:w="11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98E46D" w14:textId="77777777" w:rsidR="00B70A53" w:rsidRDefault="00B70A53">
            <w:pPr>
              <w:spacing w:line="276" w:lineRule="auto"/>
              <w:ind w:firstLine="0"/>
              <w:jc w:val="center"/>
            </w:pP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8015F2" w14:textId="77777777" w:rsidR="00B70A53" w:rsidRDefault="00B70A53">
            <w:pPr>
              <w:spacing w:line="276" w:lineRule="auto"/>
              <w:ind w:firstLine="0"/>
              <w:jc w:val="center"/>
            </w:pP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D6B16B" w14:textId="77777777" w:rsidR="00B70A53" w:rsidRDefault="00B70A53">
            <w:pPr>
              <w:spacing w:line="276" w:lineRule="auto"/>
              <w:ind w:firstLine="0"/>
              <w:jc w:val="center"/>
            </w:pP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611ACF" w14:textId="77777777" w:rsidR="00B70A53" w:rsidRDefault="00B70A53">
            <w:pPr>
              <w:spacing w:line="276" w:lineRule="auto"/>
              <w:ind w:firstLine="0"/>
              <w:jc w:val="center"/>
            </w:pPr>
          </w:p>
        </w:tc>
      </w:tr>
      <w:tr w:rsidR="00B70A53" w14:paraId="0B2E52A4" w14:textId="77777777">
        <w:trPr>
          <w:cantSplit/>
          <w:jc w:val="center"/>
        </w:trPr>
        <w:tc>
          <w:tcPr>
            <w:tcW w:w="35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68F947" w14:textId="77777777" w:rsidR="00B70A53" w:rsidRDefault="00B70A53">
            <w:pPr>
              <w:spacing w:line="276" w:lineRule="auto"/>
              <w:ind w:firstLine="0"/>
              <w:jc w:val="center"/>
            </w:pPr>
          </w:p>
        </w:tc>
        <w:tc>
          <w:tcPr>
            <w:tcW w:w="11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2FFFF9" w14:textId="77777777" w:rsidR="00B70A53" w:rsidRDefault="00B70A53">
            <w:pPr>
              <w:spacing w:line="276" w:lineRule="auto"/>
              <w:ind w:firstLine="0"/>
              <w:jc w:val="center"/>
            </w:pP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7BAB81" w14:textId="77777777" w:rsidR="00B70A53" w:rsidRDefault="00B70A53">
            <w:pPr>
              <w:spacing w:line="276" w:lineRule="auto"/>
              <w:ind w:firstLine="0"/>
              <w:jc w:val="center"/>
            </w:pP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6F489C" w14:textId="77777777" w:rsidR="00B70A53" w:rsidRDefault="00B70A53">
            <w:pPr>
              <w:spacing w:line="276" w:lineRule="auto"/>
              <w:ind w:firstLine="0"/>
              <w:jc w:val="center"/>
            </w:pP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414CDB" w14:textId="77777777" w:rsidR="00B70A53" w:rsidRDefault="00B70A53">
            <w:pPr>
              <w:spacing w:line="276" w:lineRule="auto"/>
              <w:ind w:firstLine="0"/>
              <w:jc w:val="center"/>
            </w:pPr>
          </w:p>
        </w:tc>
      </w:tr>
      <w:tr w:rsidR="00B70A53" w14:paraId="5B817860" w14:textId="77777777">
        <w:trPr>
          <w:cantSplit/>
          <w:jc w:val="center"/>
        </w:trPr>
        <w:tc>
          <w:tcPr>
            <w:tcW w:w="35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251255" w14:textId="77777777" w:rsidR="00B70A53" w:rsidRDefault="00B70A53">
            <w:pPr>
              <w:spacing w:line="276" w:lineRule="auto"/>
              <w:ind w:firstLine="0"/>
              <w:jc w:val="center"/>
            </w:pPr>
          </w:p>
        </w:tc>
        <w:tc>
          <w:tcPr>
            <w:tcW w:w="11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3CF590" w14:textId="77777777" w:rsidR="00B70A53" w:rsidRDefault="00B70A53">
            <w:pPr>
              <w:spacing w:line="276" w:lineRule="auto"/>
              <w:ind w:firstLine="0"/>
              <w:jc w:val="center"/>
            </w:pP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A54F02" w14:textId="77777777" w:rsidR="00B70A53" w:rsidRDefault="00B70A53">
            <w:pPr>
              <w:spacing w:line="276" w:lineRule="auto"/>
              <w:ind w:firstLine="0"/>
              <w:jc w:val="center"/>
            </w:pP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D4D451" w14:textId="77777777" w:rsidR="00B70A53" w:rsidRDefault="00B70A53">
            <w:pPr>
              <w:spacing w:line="276" w:lineRule="auto"/>
              <w:ind w:firstLine="0"/>
              <w:jc w:val="center"/>
            </w:pP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E22A67" w14:textId="77777777" w:rsidR="00B70A53" w:rsidRDefault="00B70A53">
            <w:pPr>
              <w:spacing w:line="276" w:lineRule="auto"/>
              <w:ind w:firstLine="0"/>
              <w:jc w:val="center"/>
            </w:pPr>
          </w:p>
        </w:tc>
      </w:tr>
    </w:tbl>
    <w:p w14:paraId="10F3D53E" w14:textId="77777777" w:rsidR="00B70A53" w:rsidRDefault="00B70A53">
      <w:pPr>
        <w:spacing w:after="40"/>
        <w:ind w:firstLine="0"/>
      </w:pPr>
    </w:p>
    <w:p w14:paraId="7548613E" w14:textId="77777777" w:rsidR="00B70A53" w:rsidRDefault="00B23A79">
      <w:r>
        <w:br w:type="page"/>
      </w:r>
    </w:p>
    <w:p w14:paraId="74C790CA" w14:textId="77777777" w:rsidR="00B70A53" w:rsidRDefault="00B23A79">
      <w:pPr>
        <w:ind w:firstLine="0"/>
        <w:jc w:val="center"/>
      </w:pPr>
      <w:r>
        <w:rPr>
          <w:rFonts w:eastAsia="黑体"/>
          <w:sz w:val="32"/>
        </w:rPr>
        <w:t>文</w:t>
      </w:r>
      <w:r>
        <w:rPr>
          <w:rFonts w:eastAsia="黑体"/>
          <w:sz w:val="32"/>
        </w:rPr>
        <w:t xml:space="preserve"> </w:t>
      </w:r>
      <w:r>
        <w:rPr>
          <w:rFonts w:eastAsia="黑体"/>
          <w:sz w:val="32"/>
        </w:rPr>
        <w:t>档</w:t>
      </w:r>
      <w:r>
        <w:rPr>
          <w:rFonts w:eastAsia="黑体"/>
          <w:sz w:val="32"/>
        </w:rPr>
        <w:t xml:space="preserve"> </w:t>
      </w:r>
      <w:r>
        <w:rPr>
          <w:rFonts w:eastAsia="黑体"/>
          <w:sz w:val="32"/>
        </w:rPr>
        <w:t>控</w:t>
      </w:r>
      <w:r>
        <w:rPr>
          <w:rFonts w:eastAsia="黑体"/>
          <w:sz w:val="32"/>
        </w:rPr>
        <w:t xml:space="preserve"> </w:t>
      </w:r>
      <w:r>
        <w:rPr>
          <w:rFonts w:eastAsia="黑体"/>
          <w:sz w:val="32"/>
        </w:rPr>
        <w:t>制</w:t>
      </w:r>
      <w:r>
        <w:rPr>
          <w:rFonts w:eastAsia="黑体"/>
          <w:sz w:val="32"/>
        </w:rPr>
        <w:t xml:space="preserve"> </w:t>
      </w:r>
      <w:r>
        <w:rPr>
          <w:rFonts w:eastAsia="黑体"/>
          <w:sz w:val="32"/>
        </w:rPr>
        <w:t>与</w:t>
      </w:r>
      <w:r>
        <w:rPr>
          <w:rFonts w:eastAsia="黑体"/>
          <w:sz w:val="32"/>
        </w:rPr>
        <w:t xml:space="preserve"> </w:t>
      </w:r>
      <w:r>
        <w:rPr>
          <w:rFonts w:eastAsia="黑体"/>
          <w:sz w:val="32"/>
        </w:rPr>
        <w:t>填</w:t>
      </w:r>
      <w:r>
        <w:rPr>
          <w:rFonts w:eastAsia="黑体"/>
          <w:sz w:val="32"/>
        </w:rPr>
        <w:t xml:space="preserve"> </w:t>
      </w:r>
      <w:r>
        <w:rPr>
          <w:rFonts w:eastAsia="黑体"/>
          <w:sz w:val="32"/>
        </w:rPr>
        <w:t>写</w:t>
      </w:r>
      <w:r>
        <w:rPr>
          <w:rFonts w:eastAsia="黑体"/>
          <w:sz w:val="32"/>
        </w:rPr>
        <w:t xml:space="preserve"> </w:t>
      </w:r>
      <w:r>
        <w:rPr>
          <w:rFonts w:eastAsia="黑体"/>
          <w:sz w:val="32"/>
        </w:rPr>
        <w:t>说</w:t>
      </w:r>
      <w:r>
        <w:rPr>
          <w:rFonts w:eastAsia="黑体"/>
          <w:sz w:val="32"/>
        </w:rPr>
        <w:t xml:space="preserve"> </w:t>
      </w:r>
      <w:r>
        <w:rPr>
          <w:rFonts w:eastAsia="黑体"/>
          <w:sz w:val="32"/>
        </w:rPr>
        <w:t>明</w:t>
      </w:r>
    </w:p>
    <w:p w14:paraId="270A8C98" w14:textId="77777777" w:rsidR="00B70A53" w:rsidRDefault="00B23A79">
      <w:pPr>
        <w:pStyle w:val="TableCaptionCN"/>
      </w:pPr>
      <w:r>
        <w:t>表</w:t>
      </w:r>
      <w:r>
        <w:t xml:space="preserve"> 1  </w:t>
      </w:r>
      <w:r>
        <w:t>文档控制信息</w:t>
      </w:r>
    </w:p>
    <w:tbl>
      <w:tblPr>
        <w:tblW w:w="9523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7"/>
        <w:gridCol w:w="7256"/>
      </w:tblGrid>
      <w:tr w:rsidR="00B70A53" w14:paraId="13622917" w14:textId="77777777">
        <w:trPr>
          <w:cantSplit/>
          <w:tblHeader/>
          <w:jc w:val="center"/>
        </w:trPr>
        <w:tc>
          <w:tcPr>
            <w:tcW w:w="226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C07CC2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b/>
                <w:sz w:val="21"/>
              </w:rPr>
              <w:t>项目</w:t>
            </w:r>
          </w:p>
        </w:tc>
        <w:tc>
          <w:tcPr>
            <w:tcW w:w="725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7EFAA4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b/>
                <w:sz w:val="21"/>
              </w:rPr>
              <w:t>内容</w:t>
            </w:r>
          </w:p>
        </w:tc>
      </w:tr>
      <w:tr w:rsidR="00B70A53" w14:paraId="6AFFB443" w14:textId="77777777">
        <w:trPr>
          <w:cantSplit/>
          <w:jc w:val="center"/>
        </w:trPr>
        <w:tc>
          <w:tcPr>
            <w:tcW w:w="22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CF2415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文档名称</w:t>
            </w:r>
          </w:p>
        </w:tc>
        <w:tc>
          <w:tcPr>
            <w:tcW w:w="7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A81378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玻纤增强拉挤电芯压条表面缺陷</w:t>
            </w:r>
            <w:r>
              <w:rPr>
                <w:sz w:val="21"/>
              </w:rPr>
              <w:t>AI</w:t>
            </w:r>
            <w:r>
              <w:rPr>
                <w:sz w:val="21"/>
              </w:rPr>
              <w:t>视觉检测系统详细方案设计模板</w:t>
            </w:r>
          </w:p>
        </w:tc>
      </w:tr>
      <w:tr w:rsidR="00B70A53" w14:paraId="54645B9C" w14:textId="77777777">
        <w:trPr>
          <w:cantSplit/>
          <w:jc w:val="center"/>
        </w:trPr>
        <w:tc>
          <w:tcPr>
            <w:tcW w:w="22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B36E17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文档编号</w:t>
            </w:r>
          </w:p>
        </w:tc>
        <w:tc>
          <w:tcPr>
            <w:tcW w:w="7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935D04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rFonts w:hint="eastAsia"/>
                <w:sz w:val="21"/>
              </w:rPr>
              <w:t>MEM-03-XXSJFA-001</w:t>
            </w:r>
          </w:p>
        </w:tc>
      </w:tr>
      <w:tr w:rsidR="00B70A53" w14:paraId="51EF5FB6" w14:textId="77777777">
        <w:trPr>
          <w:cantSplit/>
          <w:jc w:val="center"/>
        </w:trPr>
        <w:tc>
          <w:tcPr>
            <w:tcW w:w="22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1B64F0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当前版本</w:t>
            </w:r>
          </w:p>
        </w:tc>
        <w:tc>
          <w:tcPr>
            <w:tcW w:w="7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FC08EE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V0.1</w:t>
            </w:r>
          </w:p>
        </w:tc>
      </w:tr>
      <w:tr w:rsidR="00B70A53" w14:paraId="31D8DF0A" w14:textId="77777777">
        <w:trPr>
          <w:cantSplit/>
          <w:jc w:val="center"/>
        </w:trPr>
        <w:tc>
          <w:tcPr>
            <w:tcW w:w="22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37AD5F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适用对象</w:t>
            </w:r>
          </w:p>
        </w:tc>
        <w:tc>
          <w:tcPr>
            <w:tcW w:w="7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02F0B3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玻纤增强拉挤电芯压条表面缺陷检测</w:t>
            </w:r>
          </w:p>
        </w:tc>
      </w:tr>
      <w:tr w:rsidR="00B70A53" w14:paraId="0E9611D2" w14:textId="77777777">
        <w:trPr>
          <w:cantSplit/>
          <w:jc w:val="center"/>
        </w:trPr>
        <w:tc>
          <w:tcPr>
            <w:tcW w:w="22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F15E91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评审参与方</w:t>
            </w:r>
          </w:p>
        </w:tc>
        <w:tc>
          <w:tcPr>
            <w:tcW w:w="7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C5DC02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项目</w:t>
            </w:r>
            <w:r>
              <w:rPr>
                <w:rFonts w:hint="eastAsia"/>
                <w:sz w:val="21"/>
              </w:rPr>
              <w:t>团队</w:t>
            </w:r>
            <w:r>
              <w:rPr>
                <w:sz w:val="21"/>
              </w:rPr>
              <w:t>、企业代表</w:t>
            </w:r>
          </w:p>
        </w:tc>
      </w:tr>
      <w:tr w:rsidR="00B70A53" w14:paraId="5624BE67" w14:textId="77777777">
        <w:trPr>
          <w:cantSplit/>
          <w:jc w:val="center"/>
        </w:trPr>
        <w:tc>
          <w:tcPr>
            <w:tcW w:w="22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3657A4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密级</w:t>
            </w:r>
          </w:p>
        </w:tc>
        <w:tc>
          <w:tcPr>
            <w:tcW w:w="7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CD0AD0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公开</w:t>
            </w:r>
          </w:p>
        </w:tc>
      </w:tr>
      <w:tr w:rsidR="00B70A53" w14:paraId="46A2FAA4" w14:textId="77777777">
        <w:trPr>
          <w:cantSplit/>
          <w:jc w:val="center"/>
        </w:trPr>
        <w:tc>
          <w:tcPr>
            <w:tcW w:w="22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A96489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输入依据</w:t>
            </w:r>
          </w:p>
        </w:tc>
        <w:tc>
          <w:tcPr>
            <w:tcW w:w="7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82C3EC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rFonts w:hint="eastAsia"/>
                <w:sz w:val="21"/>
              </w:rPr>
              <w:t>课题</w:t>
            </w:r>
            <w:r>
              <w:rPr>
                <w:sz w:val="21"/>
              </w:rPr>
              <w:t>任务书、企业</w:t>
            </w:r>
            <w:r>
              <w:rPr>
                <w:rFonts w:hint="eastAsia"/>
                <w:sz w:val="21"/>
              </w:rPr>
              <w:t>实际数据</w:t>
            </w:r>
          </w:p>
        </w:tc>
      </w:tr>
    </w:tbl>
    <w:p w14:paraId="75765179" w14:textId="77777777" w:rsidR="00B70A53" w:rsidRDefault="00B70A53">
      <w:pPr>
        <w:spacing w:after="40"/>
        <w:ind w:firstLine="0"/>
      </w:pPr>
    </w:p>
    <w:p w14:paraId="57207E60" w14:textId="77777777" w:rsidR="00B70A53" w:rsidRDefault="00B23A79">
      <w:r>
        <w:br w:type="page"/>
      </w:r>
    </w:p>
    <w:p w14:paraId="149D069D" w14:textId="77777777" w:rsidR="00B70A53" w:rsidRDefault="00B23A79">
      <w:pPr>
        <w:pStyle w:val="TOCTitleCN"/>
        <w:jc w:val="center"/>
      </w:pPr>
      <w:r>
        <w:t>目</w:t>
      </w:r>
      <w:r>
        <w:t xml:space="preserve">  </w:t>
      </w:r>
      <w:r>
        <w:t>录</w:t>
      </w:r>
    </w:p>
    <w:p w14:paraId="13A0512B" w14:textId="77777777" w:rsidR="009F156E" w:rsidRDefault="00B23A79">
      <w:pPr>
        <w:pStyle w:val="TOC1"/>
        <w:tabs>
          <w:tab w:val="right" w:leader="dot" w:pos="9633"/>
        </w:tabs>
        <w:rPr>
          <w:del w:id="0" w:author="算法软件组" w:date="2026-07-26T15:55:00Z" w16du:dateUtc="2026-07-26T07:55:00Z"/>
        </w:rPr>
      </w:pPr>
      <w:del w:id="1" w:author="算法软件组" w:date="2026-07-26T15:55:00Z" w16du:dateUtc="2026-07-26T07:55:00Z">
        <w:r>
          <w:fldChar w:fldCharType="begin"/>
        </w:r>
        <w:r>
          <w:delInstrText xml:space="preserve"> TOC \o "1-3" \h \z \u </w:delInstrText>
        </w:r>
        <w:r>
          <w:fldChar w:fldCharType="separate"/>
        </w:r>
        <w:r>
          <w:fldChar w:fldCharType="begin"/>
        </w:r>
        <w:r>
          <w:delInstrText xml:space="preserve"> HYPERLINK \l _Toc19105 </w:delInstrText>
        </w:r>
        <w:r>
          <w:fldChar w:fldCharType="separate"/>
        </w:r>
        <w:r>
          <w:rPr>
            <w:rFonts w:eastAsia="黑体"/>
          </w:rPr>
          <w:delText xml:space="preserve">1 </w:delText>
        </w:r>
        <w:r>
          <w:rPr>
            <w:rFonts w:eastAsia="黑体"/>
          </w:rPr>
          <w:delText>项目概述</w:delText>
        </w:r>
        <w:r>
          <w:tab/>
        </w:r>
        <w:r>
          <w:fldChar w:fldCharType="begin"/>
        </w:r>
        <w:r>
          <w:delInstrText xml:space="preserve"> PAGEREF _Toc19105 \h </w:delInstrText>
        </w:r>
        <w:r>
          <w:fldChar w:fldCharType="separate"/>
        </w:r>
        <w:r>
          <w:delText>6</w:delText>
        </w:r>
        <w:r>
          <w:fldChar w:fldCharType="end"/>
        </w:r>
        <w:r>
          <w:fldChar w:fldCharType="end"/>
        </w:r>
      </w:del>
    </w:p>
    <w:p w14:paraId="08569852" w14:textId="77777777" w:rsidR="009F156E" w:rsidRDefault="00B23A79">
      <w:pPr>
        <w:pStyle w:val="TOC2"/>
        <w:tabs>
          <w:tab w:val="right" w:leader="dot" w:pos="9633"/>
        </w:tabs>
        <w:ind w:left="440"/>
        <w:rPr>
          <w:del w:id="2" w:author="算法软件组" w:date="2026-07-26T15:55:00Z" w16du:dateUtc="2026-07-26T07:55:00Z"/>
        </w:rPr>
      </w:pPr>
      <w:del w:id="3" w:author="算法软件组" w:date="2026-07-26T15:55:00Z" w16du:dateUtc="2026-07-26T07:55:00Z">
        <w:r>
          <w:fldChar w:fldCharType="begin"/>
        </w:r>
        <w:r>
          <w:delInstrText xml:space="preserve"> HYPERLINK \l _Toc2099 </w:delInstrText>
        </w:r>
        <w:r>
          <w:fldChar w:fldCharType="separate"/>
        </w:r>
        <w:r>
          <w:rPr>
            <w:rFonts w:eastAsia="黑体"/>
          </w:rPr>
          <w:delText xml:space="preserve">1.1 </w:delText>
        </w:r>
        <w:r>
          <w:rPr>
            <w:rFonts w:eastAsia="黑体"/>
          </w:rPr>
          <w:delText>项目对象</w:delText>
        </w:r>
        <w:r>
          <w:tab/>
        </w:r>
        <w:r>
          <w:fldChar w:fldCharType="begin"/>
        </w:r>
        <w:r>
          <w:delInstrText xml:space="preserve"> PAGEREF _Toc2099 \h </w:delInstrText>
        </w:r>
        <w:r>
          <w:fldChar w:fldCharType="separate"/>
        </w:r>
        <w:r>
          <w:delText>6</w:delText>
        </w:r>
        <w:r>
          <w:fldChar w:fldCharType="end"/>
        </w:r>
        <w:r>
          <w:fldChar w:fldCharType="end"/>
        </w:r>
      </w:del>
    </w:p>
    <w:p w14:paraId="7D1E3004" w14:textId="77777777" w:rsidR="009F156E" w:rsidRDefault="00B23A79">
      <w:pPr>
        <w:pStyle w:val="TOC2"/>
        <w:tabs>
          <w:tab w:val="right" w:leader="dot" w:pos="9633"/>
        </w:tabs>
        <w:ind w:left="440"/>
        <w:rPr>
          <w:del w:id="4" w:author="算法软件组" w:date="2026-07-26T15:55:00Z" w16du:dateUtc="2026-07-26T07:55:00Z"/>
        </w:rPr>
      </w:pPr>
      <w:del w:id="5" w:author="算法软件组" w:date="2026-07-26T15:55:00Z" w16du:dateUtc="2026-07-26T07:55:00Z">
        <w:r>
          <w:fldChar w:fldCharType="begin"/>
        </w:r>
        <w:r>
          <w:delInstrText xml:space="preserve"> HYPERLINK \l _Toc8333 </w:delInstrText>
        </w:r>
        <w:r>
          <w:fldChar w:fldCharType="separate"/>
        </w:r>
        <w:r>
          <w:rPr>
            <w:rFonts w:eastAsia="黑体"/>
          </w:rPr>
          <w:delText xml:space="preserve">1.2 </w:delText>
        </w:r>
        <w:r>
          <w:rPr>
            <w:rFonts w:eastAsia="黑体"/>
          </w:rPr>
          <w:delText>项目目标</w:delText>
        </w:r>
        <w:r>
          <w:tab/>
        </w:r>
        <w:r>
          <w:fldChar w:fldCharType="begin"/>
        </w:r>
        <w:r>
          <w:delInstrText xml:space="preserve"> PAGEREF _Toc8333 \h </w:delInstrText>
        </w:r>
        <w:r>
          <w:fldChar w:fldCharType="separate"/>
        </w:r>
        <w:r>
          <w:delText>6</w:delText>
        </w:r>
        <w:r>
          <w:fldChar w:fldCharType="end"/>
        </w:r>
        <w:r>
          <w:fldChar w:fldCharType="end"/>
        </w:r>
      </w:del>
    </w:p>
    <w:p w14:paraId="0A250C6E" w14:textId="77777777" w:rsidR="009F156E" w:rsidRDefault="00B23A79">
      <w:pPr>
        <w:pStyle w:val="TOC1"/>
        <w:tabs>
          <w:tab w:val="right" w:leader="dot" w:pos="9633"/>
        </w:tabs>
        <w:rPr>
          <w:del w:id="6" w:author="算法软件组" w:date="2026-07-26T15:55:00Z" w16du:dateUtc="2026-07-26T07:55:00Z"/>
        </w:rPr>
      </w:pPr>
      <w:del w:id="7" w:author="算法软件组" w:date="2026-07-26T15:55:00Z" w16du:dateUtc="2026-07-26T07:55:00Z">
        <w:r>
          <w:fldChar w:fldCharType="begin"/>
        </w:r>
        <w:r>
          <w:delInstrText xml:space="preserve"> HYPERLINK \l _Toc1279 </w:delInstrText>
        </w:r>
        <w:r>
          <w:fldChar w:fldCharType="separate"/>
        </w:r>
        <w:r>
          <w:rPr>
            <w:rFonts w:eastAsia="黑体"/>
          </w:rPr>
          <w:delText xml:space="preserve">2 </w:delText>
        </w:r>
        <w:r>
          <w:rPr>
            <w:rFonts w:eastAsia="黑体"/>
          </w:rPr>
          <w:delText>需求与约束</w:delText>
        </w:r>
        <w:r>
          <w:tab/>
        </w:r>
        <w:r>
          <w:fldChar w:fldCharType="begin"/>
        </w:r>
        <w:r>
          <w:delInstrText xml:space="preserve"> PAGEREF _Toc1279 \h </w:delInstrText>
        </w:r>
        <w:r>
          <w:fldChar w:fldCharType="separate"/>
        </w:r>
        <w:r>
          <w:delText>7</w:delText>
        </w:r>
        <w:r>
          <w:fldChar w:fldCharType="end"/>
        </w:r>
        <w:r>
          <w:fldChar w:fldCharType="end"/>
        </w:r>
      </w:del>
    </w:p>
    <w:p w14:paraId="4A5A9EEB" w14:textId="77777777" w:rsidR="009F156E" w:rsidRDefault="00B23A79">
      <w:pPr>
        <w:pStyle w:val="TOC2"/>
        <w:tabs>
          <w:tab w:val="right" w:leader="dot" w:pos="9633"/>
        </w:tabs>
        <w:ind w:left="440"/>
        <w:rPr>
          <w:del w:id="8" w:author="算法软件组" w:date="2026-07-26T15:55:00Z" w16du:dateUtc="2026-07-26T07:55:00Z"/>
        </w:rPr>
      </w:pPr>
      <w:del w:id="9" w:author="算法软件组" w:date="2026-07-26T15:55:00Z" w16du:dateUtc="2026-07-26T07:55:00Z">
        <w:r>
          <w:fldChar w:fldCharType="begin"/>
        </w:r>
        <w:r>
          <w:delInstrText xml:space="preserve"> HYPERLINK \l _Toc11548 </w:delInstrText>
        </w:r>
        <w:r>
          <w:fldChar w:fldCharType="separate"/>
        </w:r>
        <w:r>
          <w:rPr>
            <w:rFonts w:eastAsia="黑体"/>
          </w:rPr>
          <w:delText xml:space="preserve">2.1 </w:delText>
        </w:r>
        <w:r>
          <w:rPr>
            <w:rFonts w:eastAsia="黑体"/>
          </w:rPr>
          <w:delText>功能需求</w:delText>
        </w:r>
        <w:r>
          <w:tab/>
        </w:r>
        <w:r>
          <w:fldChar w:fldCharType="begin"/>
        </w:r>
        <w:r>
          <w:delInstrText xml:space="preserve"> PAGEREF _Toc11548 \h </w:delInstrText>
        </w:r>
        <w:r>
          <w:fldChar w:fldCharType="separate"/>
        </w:r>
        <w:r>
          <w:delText>7</w:delText>
        </w:r>
        <w:r>
          <w:fldChar w:fldCharType="end"/>
        </w:r>
        <w:r>
          <w:fldChar w:fldCharType="end"/>
        </w:r>
      </w:del>
    </w:p>
    <w:p w14:paraId="118F77BD" w14:textId="77777777" w:rsidR="009F156E" w:rsidRDefault="00B23A79">
      <w:pPr>
        <w:pStyle w:val="TOC2"/>
        <w:tabs>
          <w:tab w:val="right" w:leader="dot" w:pos="9633"/>
        </w:tabs>
        <w:ind w:left="440"/>
        <w:rPr>
          <w:del w:id="10" w:author="算法软件组" w:date="2026-07-26T15:55:00Z" w16du:dateUtc="2026-07-26T07:55:00Z"/>
        </w:rPr>
      </w:pPr>
      <w:del w:id="11" w:author="算法软件组" w:date="2026-07-26T15:55:00Z" w16du:dateUtc="2026-07-26T07:55:00Z">
        <w:r>
          <w:fldChar w:fldCharType="begin"/>
        </w:r>
        <w:r>
          <w:delInstrText xml:space="preserve"> HYPERLINK \l _Toc23194 </w:delInstrText>
        </w:r>
        <w:r>
          <w:fldChar w:fldCharType="separate"/>
        </w:r>
        <w:r>
          <w:rPr>
            <w:rFonts w:eastAsia="黑体"/>
          </w:rPr>
          <w:delText xml:space="preserve">2.2 </w:delText>
        </w:r>
        <w:r>
          <w:rPr>
            <w:rFonts w:eastAsia="黑体"/>
          </w:rPr>
          <w:delText>缺陷范围</w:delText>
        </w:r>
        <w:r>
          <w:tab/>
        </w:r>
        <w:r>
          <w:fldChar w:fldCharType="begin"/>
        </w:r>
        <w:r>
          <w:delInstrText xml:space="preserve"> PAGEREF _Toc23194 \h </w:delInstrText>
        </w:r>
        <w:r>
          <w:fldChar w:fldCharType="separate"/>
        </w:r>
        <w:r>
          <w:delText>7</w:delText>
        </w:r>
        <w:r>
          <w:fldChar w:fldCharType="end"/>
        </w:r>
        <w:r>
          <w:fldChar w:fldCharType="end"/>
        </w:r>
      </w:del>
    </w:p>
    <w:p w14:paraId="47F14362" w14:textId="77777777" w:rsidR="009F156E" w:rsidRDefault="00B23A79">
      <w:pPr>
        <w:pStyle w:val="TOC2"/>
        <w:tabs>
          <w:tab w:val="right" w:leader="dot" w:pos="9633"/>
        </w:tabs>
        <w:ind w:left="440"/>
        <w:rPr>
          <w:del w:id="12" w:author="算法软件组" w:date="2026-07-26T15:55:00Z" w16du:dateUtc="2026-07-26T07:55:00Z"/>
        </w:rPr>
      </w:pPr>
      <w:del w:id="13" w:author="算法软件组" w:date="2026-07-26T15:55:00Z" w16du:dateUtc="2026-07-26T07:55:00Z">
        <w:r>
          <w:fldChar w:fldCharType="begin"/>
        </w:r>
        <w:r>
          <w:delInstrText xml:space="preserve"> HYPERLINK \l _Toc11794 </w:delInstrText>
        </w:r>
        <w:r>
          <w:fldChar w:fldCharType="separate"/>
        </w:r>
        <w:r>
          <w:rPr>
            <w:rFonts w:eastAsia="黑体"/>
          </w:rPr>
          <w:delText xml:space="preserve">2.3 </w:delText>
        </w:r>
        <w:r>
          <w:rPr>
            <w:rFonts w:eastAsia="黑体"/>
          </w:rPr>
          <w:delText>性能与验收需求</w:delText>
        </w:r>
        <w:r>
          <w:tab/>
        </w:r>
        <w:r>
          <w:fldChar w:fldCharType="begin"/>
        </w:r>
        <w:r>
          <w:delInstrText xml:space="preserve"> PAGEREF _Toc11794 \h </w:delInstrText>
        </w:r>
        <w:r>
          <w:fldChar w:fldCharType="separate"/>
        </w:r>
        <w:r>
          <w:delText>8</w:delText>
        </w:r>
        <w:r>
          <w:fldChar w:fldCharType="end"/>
        </w:r>
        <w:r>
          <w:fldChar w:fldCharType="end"/>
        </w:r>
      </w:del>
    </w:p>
    <w:p w14:paraId="0DB2E983" w14:textId="77777777" w:rsidR="009F156E" w:rsidRDefault="00B23A79">
      <w:pPr>
        <w:pStyle w:val="TOC1"/>
        <w:tabs>
          <w:tab w:val="right" w:leader="dot" w:pos="9633"/>
        </w:tabs>
        <w:rPr>
          <w:del w:id="14" w:author="算法软件组" w:date="2026-07-26T15:55:00Z" w16du:dateUtc="2026-07-26T07:55:00Z"/>
        </w:rPr>
      </w:pPr>
      <w:del w:id="15" w:author="算法软件组" w:date="2026-07-26T15:55:00Z" w16du:dateUtc="2026-07-26T07:55:00Z">
        <w:r>
          <w:fldChar w:fldCharType="begin"/>
        </w:r>
        <w:r>
          <w:delInstrText xml:space="preserve"> HYPERLINK \l _Toc30596 </w:delInstrText>
        </w:r>
        <w:r>
          <w:fldChar w:fldCharType="separate"/>
        </w:r>
        <w:r>
          <w:rPr>
            <w:rFonts w:eastAsia="黑体"/>
            <w:highlight w:val="yellow"/>
          </w:rPr>
          <w:delText xml:space="preserve">3 </w:delText>
        </w:r>
        <w:r>
          <w:rPr>
            <w:rFonts w:eastAsia="黑体"/>
            <w:highlight w:val="yellow"/>
          </w:rPr>
          <w:delText>总体方案设计</w:delText>
        </w:r>
        <w:r>
          <w:tab/>
        </w:r>
        <w:r>
          <w:fldChar w:fldCharType="begin"/>
        </w:r>
        <w:r>
          <w:delInstrText xml:space="preserve"> PAGEREF _Toc30596 \h </w:delInstrText>
        </w:r>
        <w:r>
          <w:fldChar w:fldCharType="separate"/>
        </w:r>
        <w:r>
          <w:delText>8</w:delText>
        </w:r>
        <w:r>
          <w:fldChar w:fldCharType="end"/>
        </w:r>
        <w:r>
          <w:fldChar w:fldCharType="end"/>
        </w:r>
      </w:del>
    </w:p>
    <w:p w14:paraId="23B4F114" w14:textId="77777777" w:rsidR="009F156E" w:rsidRDefault="00B23A79">
      <w:pPr>
        <w:pStyle w:val="TOC1"/>
        <w:tabs>
          <w:tab w:val="right" w:leader="dot" w:pos="9633"/>
        </w:tabs>
        <w:rPr>
          <w:del w:id="16" w:author="算法软件组" w:date="2026-07-26T15:55:00Z" w16du:dateUtc="2026-07-26T07:55:00Z"/>
        </w:rPr>
      </w:pPr>
      <w:del w:id="17" w:author="算法软件组" w:date="2026-07-26T15:55:00Z" w16du:dateUtc="2026-07-26T07:55:00Z">
        <w:r>
          <w:fldChar w:fldCharType="begin"/>
        </w:r>
        <w:r>
          <w:delInstrText xml:space="preserve"> HYPERLINK \l _Toc2193 </w:delInstrText>
        </w:r>
        <w:r>
          <w:fldChar w:fldCharType="separate"/>
        </w:r>
        <w:r>
          <w:rPr>
            <w:rFonts w:eastAsia="黑体"/>
          </w:rPr>
          <w:delText xml:space="preserve">4 </w:delText>
        </w:r>
        <w:r>
          <w:rPr>
            <w:rFonts w:eastAsia="黑体"/>
          </w:rPr>
          <w:delText>缺陷定义与样件设计</w:delText>
        </w:r>
        <w:r>
          <w:tab/>
        </w:r>
        <w:r>
          <w:fldChar w:fldCharType="begin"/>
        </w:r>
        <w:r>
          <w:delInstrText xml:space="preserve"> PAGEREF _Toc2193 \h </w:delInstrText>
        </w:r>
        <w:r>
          <w:fldChar w:fldCharType="separate"/>
        </w:r>
        <w:r>
          <w:delText>8</w:delText>
        </w:r>
        <w:r>
          <w:fldChar w:fldCharType="end"/>
        </w:r>
        <w:r>
          <w:fldChar w:fldCharType="end"/>
        </w:r>
      </w:del>
    </w:p>
    <w:p w14:paraId="6F913F5D" w14:textId="77777777" w:rsidR="009F156E" w:rsidRDefault="00B23A79">
      <w:pPr>
        <w:pStyle w:val="TOC2"/>
        <w:tabs>
          <w:tab w:val="right" w:leader="dot" w:pos="9633"/>
        </w:tabs>
        <w:ind w:left="440"/>
        <w:rPr>
          <w:del w:id="18" w:author="算法软件组" w:date="2026-07-26T15:55:00Z" w16du:dateUtc="2026-07-26T07:55:00Z"/>
        </w:rPr>
      </w:pPr>
      <w:del w:id="19" w:author="算法软件组" w:date="2026-07-26T15:55:00Z" w16du:dateUtc="2026-07-26T07:55:00Z">
        <w:r>
          <w:fldChar w:fldCharType="begin"/>
        </w:r>
        <w:r>
          <w:delInstrText xml:space="preserve"> HYPERLINK \l _Toc8814 </w:delInstrText>
        </w:r>
        <w:r>
          <w:fldChar w:fldCharType="separate"/>
        </w:r>
        <w:r>
          <w:rPr>
            <w:rFonts w:eastAsia="黑体"/>
          </w:rPr>
          <w:delText xml:space="preserve">4.1 </w:delText>
        </w:r>
        <w:r>
          <w:rPr>
            <w:rFonts w:eastAsia="黑体"/>
          </w:rPr>
          <w:delText>缺陷定义卡</w:delText>
        </w:r>
        <w:r>
          <w:tab/>
        </w:r>
        <w:r>
          <w:fldChar w:fldCharType="begin"/>
        </w:r>
        <w:r>
          <w:delInstrText xml:space="preserve"> PAGEREF _Toc8814 \h </w:delInstrText>
        </w:r>
        <w:r>
          <w:fldChar w:fldCharType="separate"/>
        </w:r>
        <w:r>
          <w:delText>8</w:delText>
        </w:r>
        <w:r>
          <w:fldChar w:fldCharType="end"/>
        </w:r>
        <w:r>
          <w:fldChar w:fldCharType="end"/>
        </w:r>
      </w:del>
    </w:p>
    <w:p w14:paraId="3238CE58" w14:textId="77777777" w:rsidR="009F156E" w:rsidRDefault="00B23A79">
      <w:pPr>
        <w:pStyle w:val="TOC1"/>
        <w:tabs>
          <w:tab w:val="right" w:leader="dot" w:pos="9633"/>
        </w:tabs>
        <w:rPr>
          <w:del w:id="20" w:author="算法软件组" w:date="2026-07-26T15:55:00Z" w16du:dateUtc="2026-07-26T07:55:00Z"/>
        </w:rPr>
      </w:pPr>
      <w:del w:id="21" w:author="算法软件组" w:date="2026-07-26T15:55:00Z" w16du:dateUtc="2026-07-26T07:55:00Z">
        <w:r>
          <w:fldChar w:fldCharType="begin"/>
        </w:r>
        <w:r>
          <w:delInstrText xml:space="preserve"> HYPERLINK \l _Toc28215 </w:delInstrText>
        </w:r>
        <w:r>
          <w:fldChar w:fldCharType="separate"/>
        </w:r>
        <w:r>
          <w:rPr>
            <w:rFonts w:eastAsia="黑体"/>
          </w:rPr>
          <w:delText xml:space="preserve">5 </w:delText>
        </w:r>
        <w:r>
          <w:rPr>
            <w:rFonts w:eastAsia="黑体"/>
          </w:rPr>
          <w:delText>成像系统详细设计</w:delText>
        </w:r>
        <w:r>
          <w:tab/>
        </w:r>
        <w:r>
          <w:fldChar w:fldCharType="begin"/>
        </w:r>
        <w:r>
          <w:delInstrText xml:space="preserve"> PAGEREF _Toc28215 \h </w:delInstrText>
        </w:r>
        <w:r>
          <w:fldChar w:fldCharType="separate"/>
        </w:r>
        <w:r>
          <w:delText>9</w:delText>
        </w:r>
        <w:r>
          <w:fldChar w:fldCharType="end"/>
        </w:r>
        <w:r>
          <w:fldChar w:fldCharType="end"/>
        </w:r>
      </w:del>
    </w:p>
    <w:p w14:paraId="4850CDAD" w14:textId="77777777" w:rsidR="009F156E" w:rsidRDefault="00B23A79">
      <w:pPr>
        <w:pStyle w:val="TOC2"/>
        <w:tabs>
          <w:tab w:val="right" w:leader="dot" w:pos="9633"/>
        </w:tabs>
        <w:ind w:left="440"/>
        <w:rPr>
          <w:del w:id="22" w:author="算法软件组" w:date="2026-07-26T15:55:00Z" w16du:dateUtc="2026-07-26T07:55:00Z"/>
        </w:rPr>
      </w:pPr>
      <w:del w:id="23" w:author="算法软件组" w:date="2026-07-26T15:55:00Z" w16du:dateUtc="2026-07-26T07:55:00Z">
        <w:r>
          <w:fldChar w:fldCharType="begin"/>
        </w:r>
        <w:r>
          <w:delInstrText xml:space="preserve"> HYPERLINK \l _Toc32109 </w:delInstrText>
        </w:r>
        <w:r>
          <w:fldChar w:fldCharType="separate"/>
        </w:r>
        <w:r>
          <w:rPr>
            <w:rFonts w:eastAsia="黑体"/>
          </w:rPr>
          <w:delText xml:space="preserve">5.1 </w:delText>
        </w:r>
        <w:r>
          <w:rPr>
            <w:rFonts w:eastAsia="黑体"/>
          </w:rPr>
          <w:delText>成像目标与约束</w:delText>
        </w:r>
        <w:r>
          <w:tab/>
        </w:r>
        <w:r>
          <w:fldChar w:fldCharType="begin"/>
        </w:r>
        <w:r>
          <w:delInstrText xml:space="preserve"> PAGEREF _Toc32109 \h </w:delInstrText>
        </w:r>
        <w:r>
          <w:fldChar w:fldCharType="separate"/>
        </w:r>
        <w:r>
          <w:delText>9</w:delText>
        </w:r>
        <w:r>
          <w:fldChar w:fldCharType="end"/>
        </w:r>
        <w:r>
          <w:fldChar w:fldCharType="end"/>
        </w:r>
      </w:del>
    </w:p>
    <w:p w14:paraId="5EEF392B" w14:textId="77777777" w:rsidR="009F156E" w:rsidRDefault="00B23A79">
      <w:pPr>
        <w:pStyle w:val="TOC2"/>
        <w:tabs>
          <w:tab w:val="right" w:leader="dot" w:pos="9633"/>
        </w:tabs>
        <w:ind w:left="440"/>
        <w:rPr>
          <w:del w:id="24" w:author="算法软件组" w:date="2026-07-26T15:55:00Z" w16du:dateUtc="2026-07-26T07:55:00Z"/>
        </w:rPr>
      </w:pPr>
      <w:del w:id="25" w:author="算法软件组" w:date="2026-07-26T15:55:00Z" w16du:dateUtc="2026-07-26T07:55:00Z">
        <w:r>
          <w:fldChar w:fldCharType="begin"/>
        </w:r>
        <w:r>
          <w:delInstrText xml:space="preserve"> HYPERLINK \l _Toc31753 </w:delInstrText>
        </w:r>
        <w:r>
          <w:fldChar w:fldCharType="separate"/>
        </w:r>
        <w:r>
          <w:rPr>
            <w:rFonts w:eastAsia="黑体"/>
          </w:rPr>
          <w:delText xml:space="preserve">5.2 </w:delText>
        </w:r>
        <w:r>
          <w:rPr>
            <w:rFonts w:eastAsia="黑体"/>
          </w:rPr>
          <w:delText>相机、镜头与光源选型</w:delText>
        </w:r>
        <w:r>
          <w:tab/>
        </w:r>
        <w:r>
          <w:fldChar w:fldCharType="begin"/>
        </w:r>
        <w:r>
          <w:delInstrText xml:space="preserve"> PAGEREF _Toc31753 \h </w:delInstrText>
        </w:r>
        <w:r>
          <w:fldChar w:fldCharType="separate"/>
        </w:r>
        <w:r>
          <w:delText>9</w:delText>
        </w:r>
        <w:r>
          <w:fldChar w:fldCharType="end"/>
        </w:r>
        <w:r>
          <w:fldChar w:fldCharType="end"/>
        </w:r>
      </w:del>
    </w:p>
    <w:p w14:paraId="1A70FFDD" w14:textId="77777777" w:rsidR="009F156E" w:rsidRDefault="00B23A79">
      <w:pPr>
        <w:pStyle w:val="TOC2"/>
        <w:tabs>
          <w:tab w:val="right" w:leader="dot" w:pos="9633"/>
        </w:tabs>
        <w:ind w:left="440"/>
        <w:rPr>
          <w:del w:id="26" w:author="算法软件组" w:date="2026-07-26T15:55:00Z" w16du:dateUtc="2026-07-26T07:55:00Z"/>
        </w:rPr>
      </w:pPr>
      <w:del w:id="27" w:author="算法软件组" w:date="2026-07-26T15:55:00Z" w16du:dateUtc="2026-07-26T07:55:00Z">
        <w:r>
          <w:fldChar w:fldCharType="begin"/>
        </w:r>
        <w:r>
          <w:delInstrText xml:space="preserve"> HYPERLINK \l _Toc12200 </w:delInstrText>
        </w:r>
        <w:r>
          <w:fldChar w:fldCharType="separate"/>
        </w:r>
        <w:r>
          <w:rPr>
            <w:rFonts w:eastAsia="黑体"/>
          </w:rPr>
          <w:delText xml:space="preserve">5.3 </w:delText>
        </w:r>
        <w:r>
          <w:rPr>
            <w:rFonts w:eastAsia="黑体"/>
          </w:rPr>
          <w:delText>光路</w:delText>
        </w:r>
        <w:r>
          <w:rPr>
            <w:rFonts w:eastAsia="黑体"/>
          </w:rPr>
          <w:delText>DOE</w:delText>
        </w:r>
        <w:r>
          <w:tab/>
        </w:r>
        <w:r>
          <w:fldChar w:fldCharType="begin"/>
        </w:r>
        <w:r>
          <w:delInstrText xml:space="preserve"> PAGEREF _Toc12200 \h </w:delInstrText>
        </w:r>
        <w:r>
          <w:fldChar w:fldCharType="separate"/>
        </w:r>
        <w:r>
          <w:delText>10</w:delText>
        </w:r>
        <w:r>
          <w:fldChar w:fldCharType="end"/>
        </w:r>
        <w:r>
          <w:fldChar w:fldCharType="end"/>
        </w:r>
      </w:del>
    </w:p>
    <w:p w14:paraId="7C148192" w14:textId="77777777" w:rsidR="009F156E" w:rsidRDefault="00B23A79">
      <w:pPr>
        <w:pStyle w:val="TOC2"/>
        <w:tabs>
          <w:tab w:val="right" w:leader="dot" w:pos="9633"/>
        </w:tabs>
        <w:ind w:left="440"/>
        <w:rPr>
          <w:del w:id="28" w:author="算法软件组" w:date="2026-07-26T15:55:00Z" w16du:dateUtc="2026-07-26T07:55:00Z"/>
        </w:rPr>
      </w:pPr>
      <w:del w:id="29" w:author="算法软件组" w:date="2026-07-26T15:55:00Z" w16du:dateUtc="2026-07-26T07:55:00Z">
        <w:r>
          <w:fldChar w:fldCharType="begin"/>
        </w:r>
        <w:r>
          <w:delInstrText xml:space="preserve"> HYPERLINK \l _Toc10724 </w:delInstrText>
        </w:r>
        <w:r>
          <w:fldChar w:fldCharType="separate"/>
        </w:r>
        <w:r>
          <w:rPr>
            <w:rFonts w:eastAsia="黑体"/>
          </w:rPr>
          <w:delText xml:space="preserve">5.4 </w:delText>
        </w:r>
        <w:r>
          <w:rPr>
            <w:rFonts w:eastAsia="黑体"/>
          </w:rPr>
          <w:delText>标定、重复装夹与维护</w:delText>
        </w:r>
        <w:r>
          <w:tab/>
        </w:r>
        <w:r>
          <w:fldChar w:fldCharType="begin"/>
        </w:r>
        <w:r>
          <w:delInstrText xml:space="preserve"> PAGEREF _Toc10724 \h </w:delInstrText>
        </w:r>
        <w:r>
          <w:fldChar w:fldCharType="separate"/>
        </w:r>
        <w:r>
          <w:delText>11</w:delText>
        </w:r>
        <w:r>
          <w:fldChar w:fldCharType="end"/>
        </w:r>
        <w:r>
          <w:fldChar w:fldCharType="end"/>
        </w:r>
      </w:del>
    </w:p>
    <w:p w14:paraId="39BBB866" w14:textId="77777777" w:rsidR="009F156E" w:rsidRDefault="00B23A79">
      <w:pPr>
        <w:pStyle w:val="TOC1"/>
        <w:tabs>
          <w:tab w:val="right" w:leader="dot" w:pos="9633"/>
        </w:tabs>
        <w:rPr>
          <w:del w:id="30" w:author="算法软件组" w:date="2026-07-26T15:55:00Z" w16du:dateUtc="2026-07-26T07:55:00Z"/>
        </w:rPr>
      </w:pPr>
      <w:del w:id="31" w:author="算法软件组" w:date="2026-07-26T15:55:00Z" w16du:dateUtc="2026-07-26T07:55:00Z">
        <w:r>
          <w:fldChar w:fldCharType="begin"/>
        </w:r>
        <w:r>
          <w:delInstrText xml:space="preserve"> HYPERLINK \l _Toc20883 </w:delInstrText>
        </w:r>
        <w:r>
          <w:fldChar w:fldCharType="separate"/>
        </w:r>
        <w:r>
          <w:rPr>
            <w:rFonts w:eastAsia="黑体"/>
          </w:rPr>
          <w:delText xml:space="preserve">6 </w:delText>
        </w:r>
        <w:r>
          <w:rPr>
            <w:rFonts w:eastAsia="黑体"/>
          </w:rPr>
          <w:delText>数据工程详细设计</w:delText>
        </w:r>
        <w:r>
          <w:tab/>
        </w:r>
        <w:r>
          <w:fldChar w:fldCharType="begin"/>
        </w:r>
        <w:r>
          <w:delInstrText xml:space="preserve"> PAGEREF _Toc20883 \h </w:delInstrText>
        </w:r>
        <w:r>
          <w:fldChar w:fldCharType="separate"/>
        </w:r>
        <w:r>
          <w:delText>11</w:delText>
        </w:r>
        <w:r>
          <w:fldChar w:fldCharType="end"/>
        </w:r>
        <w:r>
          <w:fldChar w:fldCharType="end"/>
        </w:r>
      </w:del>
    </w:p>
    <w:p w14:paraId="719DEC5B" w14:textId="77777777" w:rsidR="009F156E" w:rsidRDefault="00B23A79">
      <w:pPr>
        <w:pStyle w:val="TOC2"/>
        <w:tabs>
          <w:tab w:val="right" w:leader="dot" w:pos="9633"/>
        </w:tabs>
        <w:ind w:left="440"/>
        <w:rPr>
          <w:del w:id="32" w:author="算法软件组" w:date="2026-07-26T15:55:00Z" w16du:dateUtc="2026-07-26T07:55:00Z"/>
        </w:rPr>
      </w:pPr>
      <w:del w:id="33" w:author="算法软件组" w:date="2026-07-26T15:55:00Z" w16du:dateUtc="2026-07-26T07:55:00Z">
        <w:r>
          <w:fldChar w:fldCharType="begin"/>
        </w:r>
        <w:r>
          <w:delInstrText xml:space="preserve"> HYPERLINK \l _Toc22093 </w:delInstrText>
        </w:r>
        <w:r>
          <w:fldChar w:fldCharType="separate"/>
        </w:r>
        <w:r>
          <w:rPr>
            <w:rFonts w:eastAsia="黑体"/>
          </w:rPr>
          <w:delText xml:space="preserve">6.1 </w:delText>
        </w:r>
        <w:r>
          <w:rPr>
            <w:rFonts w:eastAsia="黑体"/>
          </w:rPr>
          <w:delText>数据目录与文件命名</w:delText>
        </w:r>
        <w:r>
          <w:tab/>
        </w:r>
        <w:r>
          <w:fldChar w:fldCharType="begin"/>
        </w:r>
        <w:r>
          <w:delInstrText xml:space="preserve"> PAGEREF _Toc22093 \h </w:delInstrText>
        </w:r>
        <w:r>
          <w:fldChar w:fldCharType="separate"/>
        </w:r>
        <w:r>
          <w:delText>11</w:delText>
        </w:r>
        <w:r>
          <w:fldChar w:fldCharType="end"/>
        </w:r>
        <w:r>
          <w:fldChar w:fldCharType="end"/>
        </w:r>
      </w:del>
    </w:p>
    <w:p w14:paraId="52814DF4" w14:textId="77777777" w:rsidR="009F156E" w:rsidRDefault="00B23A79">
      <w:pPr>
        <w:pStyle w:val="TOC2"/>
        <w:tabs>
          <w:tab w:val="right" w:leader="dot" w:pos="9633"/>
        </w:tabs>
        <w:ind w:left="440"/>
        <w:rPr>
          <w:del w:id="34" w:author="算法软件组" w:date="2026-07-26T15:55:00Z" w16du:dateUtc="2026-07-26T07:55:00Z"/>
        </w:rPr>
      </w:pPr>
      <w:del w:id="35" w:author="算法软件组" w:date="2026-07-26T15:55:00Z" w16du:dateUtc="2026-07-26T07:55:00Z">
        <w:r>
          <w:fldChar w:fldCharType="begin"/>
        </w:r>
        <w:r>
          <w:delInstrText xml:space="preserve"> HYPERLINK \l _Toc22524 </w:delInstrText>
        </w:r>
        <w:r>
          <w:fldChar w:fldCharType="separate"/>
        </w:r>
        <w:r>
          <w:rPr>
            <w:rFonts w:eastAsia="黑体"/>
          </w:rPr>
          <w:delText xml:space="preserve">6.2 </w:delText>
        </w:r>
        <w:r>
          <w:rPr>
            <w:rFonts w:eastAsia="黑体"/>
          </w:rPr>
          <w:delText>数据采集元数据</w:delText>
        </w:r>
        <w:r>
          <w:tab/>
        </w:r>
        <w:r>
          <w:fldChar w:fldCharType="begin"/>
        </w:r>
        <w:r>
          <w:delInstrText xml:space="preserve"> PAGEREF _Toc22524 \h </w:delInstrText>
        </w:r>
        <w:r>
          <w:fldChar w:fldCharType="separate"/>
        </w:r>
        <w:r>
          <w:delText>11</w:delText>
        </w:r>
        <w:r>
          <w:fldChar w:fldCharType="end"/>
        </w:r>
        <w:r>
          <w:fldChar w:fldCharType="end"/>
        </w:r>
      </w:del>
    </w:p>
    <w:p w14:paraId="45985CE3" w14:textId="77777777" w:rsidR="009F156E" w:rsidRDefault="00B23A79">
      <w:pPr>
        <w:pStyle w:val="TOC2"/>
        <w:tabs>
          <w:tab w:val="right" w:leader="dot" w:pos="9633"/>
        </w:tabs>
        <w:ind w:left="440"/>
        <w:rPr>
          <w:del w:id="36" w:author="算法软件组" w:date="2026-07-26T15:55:00Z" w16du:dateUtc="2026-07-26T07:55:00Z"/>
        </w:rPr>
      </w:pPr>
      <w:del w:id="37" w:author="算法软件组" w:date="2026-07-26T15:55:00Z" w16du:dateUtc="2026-07-26T07:55:00Z">
        <w:r>
          <w:fldChar w:fldCharType="begin"/>
        </w:r>
        <w:r>
          <w:delInstrText xml:space="preserve"> HYPERLINK \l _Toc22989 </w:delInstrText>
        </w:r>
        <w:r>
          <w:fldChar w:fldCharType="separate"/>
        </w:r>
        <w:r>
          <w:rPr>
            <w:rFonts w:eastAsia="黑体"/>
          </w:rPr>
          <w:delText xml:space="preserve">6.3 </w:delText>
        </w:r>
        <w:r>
          <w:rPr>
            <w:rFonts w:eastAsia="黑体"/>
          </w:rPr>
          <w:delText>标注规则与互审</w:delText>
        </w:r>
        <w:r>
          <w:tab/>
        </w:r>
        <w:r>
          <w:fldChar w:fldCharType="begin"/>
        </w:r>
        <w:r>
          <w:delInstrText xml:space="preserve"> PAGEREF _Toc22989 \h </w:delInstrText>
        </w:r>
        <w:r>
          <w:fldChar w:fldCharType="separate"/>
        </w:r>
        <w:r>
          <w:delText>12</w:delText>
        </w:r>
        <w:r>
          <w:fldChar w:fldCharType="end"/>
        </w:r>
        <w:r>
          <w:fldChar w:fldCharType="end"/>
        </w:r>
      </w:del>
    </w:p>
    <w:p w14:paraId="013042BE" w14:textId="77777777" w:rsidR="009F156E" w:rsidRDefault="00B23A79">
      <w:pPr>
        <w:pStyle w:val="TOC2"/>
        <w:tabs>
          <w:tab w:val="right" w:leader="dot" w:pos="9633"/>
        </w:tabs>
        <w:ind w:left="440"/>
        <w:rPr>
          <w:del w:id="38" w:author="算法软件组" w:date="2026-07-26T15:55:00Z" w16du:dateUtc="2026-07-26T07:55:00Z"/>
        </w:rPr>
      </w:pPr>
      <w:del w:id="39" w:author="算法软件组" w:date="2026-07-26T15:55:00Z" w16du:dateUtc="2026-07-26T07:55:00Z">
        <w:r>
          <w:fldChar w:fldCharType="begin"/>
        </w:r>
        <w:r>
          <w:delInstrText xml:space="preserve"> HYPERLINK \l _Toc23660 </w:delInstrText>
        </w:r>
        <w:r>
          <w:fldChar w:fldCharType="separate"/>
        </w:r>
        <w:r>
          <w:rPr>
            <w:rFonts w:eastAsia="黑体"/>
          </w:rPr>
          <w:delText xml:space="preserve">6.4 </w:delText>
        </w:r>
        <w:r>
          <w:rPr>
            <w:rFonts w:eastAsia="黑体"/>
          </w:rPr>
          <w:delText>数据划分与泄漏防护</w:delText>
        </w:r>
        <w:r>
          <w:tab/>
        </w:r>
        <w:r>
          <w:fldChar w:fldCharType="begin"/>
        </w:r>
        <w:r>
          <w:delInstrText xml:space="preserve"> PAGEREF _Toc23660 \h </w:delInstrText>
        </w:r>
        <w:r>
          <w:fldChar w:fldCharType="separate"/>
        </w:r>
        <w:r>
          <w:delText>12</w:delText>
        </w:r>
        <w:r>
          <w:fldChar w:fldCharType="end"/>
        </w:r>
        <w:r>
          <w:fldChar w:fldCharType="end"/>
        </w:r>
      </w:del>
    </w:p>
    <w:p w14:paraId="337D1112" w14:textId="77777777" w:rsidR="009F156E" w:rsidRDefault="00B23A79">
      <w:pPr>
        <w:pStyle w:val="TOC2"/>
        <w:tabs>
          <w:tab w:val="right" w:leader="dot" w:pos="9633"/>
        </w:tabs>
        <w:ind w:left="440"/>
        <w:rPr>
          <w:del w:id="40" w:author="算法软件组" w:date="2026-07-26T15:55:00Z" w16du:dateUtc="2026-07-26T07:55:00Z"/>
        </w:rPr>
      </w:pPr>
      <w:del w:id="41" w:author="算法软件组" w:date="2026-07-26T15:55:00Z" w16du:dateUtc="2026-07-26T07:55:00Z">
        <w:r>
          <w:fldChar w:fldCharType="begin"/>
        </w:r>
        <w:r>
          <w:delInstrText xml:space="preserve"> HYPERLINK \l _Toc9802 </w:delInstrText>
        </w:r>
        <w:r>
          <w:fldChar w:fldCharType="separate"/>
        </w:r>
        <w:r>
          <w:rPr>
            <w:rFonts w:eastAsia="黑体"/>
          </w:rPr>
          <w:delText xml:space="preserve">6.5 </w:delText>
        </w:r>
        <w:r>
          <w:rPr>
            <w:rFonts w:eastAsia="黑体"/>
          </w:rPr>
          <w:delText>数据版本与备份</w:delText>
        </w:r>
        <w:r>
          <w:tab/>
        </w:r>
        <w:r>
          <w:fldChar w:fldCharType="begin"/>
        </w:r>
        <w:r>
          <w:delInstrText xml:space="preserve"> PAGEREF _Toc9802 \h </w:delInstrText>
        </w:r>
        <w:r>
          <w:fldChar w:fldCharType="separate"/>
        </w:r>
        <w:r>
          <w:delText>13</w:delText>
        </w:r>
        <w:r>
          <w:fldChar w:fldCharType="end"/>
        </w:r>
        <w:r>
          <w:fldChar w:fldCharType="end"/>
        </w:r>
      </w:del>
    </w:p>
    <w:p w14:paraId="6004B329" w14:textId="77777777" w:rsidR="009F156E" w:rsidRDefault="00B23A79">
      <w:pPr>
        <w:pStyle w:val="TOC1"/>
        <w:tabs>
          <w:tab w:val="right" w:leader="dot" w:pos="9633"/>
        </w:tabs>
        <w:rPr>
          <w:del w:id="42" w:author="算法软件组" w:date="2026-07-26T15:55:00Z" w16du:dateUtc="2026-07-26T07:55:00Z"/>
        </w:rPr>
      </w:pPr>
      <w:del w:id="43" w:author="算法软件组" w:date="2026-07-26T15:55:00Z" w16du:dateUtc="2026-07-26T07:55:00Z">
        <w:r>
          <w:fldChar w:fldCharType="begin"/>
        </w:r>
        <w:r>
          <w:delInstrText xml:space="preserve"> HYPERLINK \l _Toc21934 </w:delInstrText>
        </w:r>
        <w:r>
          <w:fldChar w:fldCharType="separate"/>
        </w:r>
        <w:r>
          <w:rPr>
            <w:rFonts w:eastAsia="黑体"/>
          </w:rPr>
          <w:delText xml:space="preserve">7 </w:delText>
        </w:r>
        <w:r>
          <w:rPr>
            <w:rFonts w:eastAsia="黑体"/>
          </w:rPr>
          <w:delText>算法详细设计</w:delText>
        </w:r>
        <w:r>
          <w:tab/>
        </w:r>
        <w:r>
          <w:fldChar w:fldCharType="begin"/>
        </w:r>
        <w:r>
          <w:delInstrText xml:space="preserve"> PAGEREF _Toc21934 \h </w:delInstrText>
        </w:r>
        <w:r>
          <w:fldChar w:fldCharType="separate"/>
        </w:r>
        <w:r>
          <w:delText>13</w:delText>
        </w:r>
        <w:r>
          <w:fldChar w:fldCharType="end"/>
        </w:r>
        <w:r>
          <w:fldChar w:fldCharType="end"/>
        </w:r>
      </w:del>
    </w:p>
    <w:p w14:paraId="2F5A0626" w14:textId="77777777" w:rsidR="009F156E" w:rsidRDefault="00B23A79">
      <w:pPr>
        <w:pStyle w:val="TOC2"/>
        <w:tabs>
          <w:tab w:val="right" w:leader="dot" w:pos="9633"/>
        </w:tabs>
        <w:ind w:left="440"/>
        <w:rPr>
          <w:del w:id="44" w:author="算法软件组" w:date="2026-07-26T15:55:00Z" w16du:dateUtc="2026-07-26T07:55:00Z"/>
        </w:rPr>
      </w:pPr>
      <w:del w:id="45" w:author="算法软件组" w:date="2026-07-26T15:55:00Z" w16du:dateUtc="2026-07-26T07:55:00Z">
        <w:r>
          <w:fldChar w:fldCharType="begin"/>
        </w:r>
        <w:r>
          <w:delInstrText xml:space="preserve"> HYPERLINK \l _Toc23028 </w:delInstrText>
        </w:r>
        <w:r>
          <w:fldChar w:fldCharType="separate"/>
        </w:r>
        <w:r>
          <w:rPr>
            <w:rFonts w:eastAsia="黑体"/>
          </w:rPr>
          <w:delText xml:space="preserve">7.1 </w:delText>
        </w:r>
        <w:r>
          <w:rPr>
            <w:rFonts w:eastAsia="黑体"/>
          </w:rPr>
          <w:delText>算法路线</w:delText>
        </w:r>
        <w:r>
          <w:tab/>
        </w:r>
        <w:r>
          <w:fldChar w:fldCharType="begin"/>
        </w:r>
        <w:r>
          <w:delInstrText xml:space="preserve"> PAGEREF _Toc23028 \h </w:delInstrText>
        </w:r>
        <w:r>
          <w:fldChar w:fldCharType="separate"/>
        </w:r>
        <w:r>
          <w:delText>13</w:delText>
        </w:r>
        <w:r>
          <w:fldChar w:fldCharType="end"/>
        </w:r>
        <w:r>
          <w:fldChar w:fldCharType="end"/>
        </w:r>
      </w:del>
    </w:p>
    <w:p w14:paraId="2BAA9E4C" w14:textId="77777777" w:rsidR="009F156E" w:rsidRDefault="00B23A79">
      <w:pPr>
        <w:pStyle w:val="TOC2"/>
        <w:tabs>
          <w:tab w:val="right" w:leader="dot" w:pos="9633"/>
        </w:tabs>
        <w:ind w:left="440"/>
        <w:rPr>
          <w:del w:id="46" w:author="算法软件组" w:date="2026-07-26T15:55:00Z" w16du:dateUtc="2026-07-26T07:55:00Z"/>
        </w:rPr>
      </w:pPr>
      <w:del w:id="47" w:author="算法软件组" w:date="2026-07-26T15:55:00Z" w16du:dateUtc="2026-07-26T07:55:00Z">
        <w:r>
          <w:fldChar w:fldCharType="begin"/>
        </w:r>
        <w:r>
          <w:delInstrText xml:space="preserve"> HYPERLINK \l _Toc10622 </w:delInstrText>
        </w:r>
        <w:r>
          <w:fldChar w:fldCharType="separate"/>
        </w:r>
        <w:r>
          <w:rPr>
            <w:rFonts w:eastAsia="黑体"/>
          </w:rPr>
          <w:delText xml:space="preserve">7.2 </w:delText>
        </w:r>
        <w:r>
          <w:rPr>
            <w:rFonts w:eastAsia="黑体"/>
          </w:rPr>
          <w:delText>训练方案</w:delText>
        </w:r>
        <w:r>
          <w:tab/>
        </w:r>
        <w:r>
          <w:fldChar w:fldCharType="begin"/>
        </w:r>
        <w:r>
          <w:delInstrText xml:space="preserve"> PAGEREF _Toc10622 \h </w:delInstrText>
        </w:r>
        <w:r>
          <w:fldChar w:fldCharType="separate"/>
        </w:r>
        <w:r>
          <w:delText>14</w:delText>
        </w:r>
        <w:r>
          <w:fldChar w:fldCharType="end"/>
        </w:r>
        <w:r>
          <w:fldChar w:fldCharType="end"/>
        </w:r>
      </w:del>
    </w:p>
    <w:p w14:paraId="4B878FD1" w14:textId="77777777" w:rsidR="009F156E" w:rsidRDefault="00B23A79">
      <w:pPr>
        <w:pStyle w:val="TOC1"/>
        <w:tabs>
          <w:tab w:val="right" w:leader="dot" w:pos="9633"/>
        </w:tabs>
        <w:rPr>
          <w:del w:id="48" w:author="算法软件组" w:date="2026-07-26T15:55:00Z" w16du:dateUtc="2026-07-26T07:55:00Z"/>
        </w:rPr>
      </w:pPr>
      <w:del w:id="49" w:author="算法软件组" w:date="2026-07-26T15:55:00Z" w16du:dateUtc="2026-07-26T07:55:00Z">
        <w:r>
          <w:fldChar w:fldCharType="begin"/>
        </w:r>
        <w:r>
          <w:delInstrText xml:space="preserve"> HYPERLINK \l _Toc10938 </w:delInstrText>
        </w:r>
        <w:r>
          <w:fldChar w:fldCharType="separate"/>
        </w:r>
        <w:r>
          <w:rPr>
            <w:rFonts w:eastAsia="黑体"/>
          </w:rPr>
          <w:delText xml:space="preserve">8 </w:delText>
        </w:r>
        <w:r>
          <w:rPr>
            <w:rFonts w:eastAsia="黑体"/>
          </w:rPr>
          <w:delText>离线检测模块与接口设计</w:delText>
        </w:r>
        <w:r>
          <w:tab/>
        </w:r>
        <w:r>
          <w:fldChar w:fldCharType="begin"/>
        </w:r>
        <w:r>
          <w:delInstrText xml:space="preserve"> PAGEREF _Toc10938 \h </w:delInstrText>
        </w:r>
        <w:r>
          <w:fldChar w:fldCharType="separate"/>
        </w:r>
        <w:r>
          <w:delText>14</w:delText>
        </w:r>
        <w:r>
          <w:fldChar w:fldCharType="end"/>
        </w:r>
        <w:r>
          <w:fldChar w:fldCharType="end"/>
        </w:r>
      </w:del>
    </w:p>
    <w:p w14:paraId="2AA52656" w14:textId="77777777" w:rsidR="009F156E" w:rsidRDefault="00B23A79">
      <w:pPr>
        <w:pStyle w:val="TOC2"/>
        <w:tabs>
          <w:tab w:val="right" w:leader="dot" w:pos="9633"/>
        </w:tabs>
        <w:ind w:left="440"/>
        <w:rPr>
          <w:del w:id="50" w:author="算法软件组" w:date="2026-07-26T15:55:00Z" w16du:dateUtc="2026-07-26T07:55:00Z"/>
        </w:rPr>
      </w:pPr>
      <w:del w:id="51" w:author="算法软件组" w:date="2026-07-26T15:55:00Z" w16du:dateUtc="2026-07-26T07:55:00Z">
        <w:r>
          <w:fldChar w:fldCharType="begin"/>
        </w:r>
        <w:r>
          <w:delInstrText xml:space="preserve"> HYPERLINK \l _Toc2215 </w:delInstrText>
        </w:r>
        <w:r>
          <w:fldChar w:fldCharType="separate"/>
        </w:r>
        <w:r>
          <w:rPr>
            <w:rFonts w:eastAsia="黑体"/>
          </w:rPr>
          <w:delText xml:space="preserve">8.1 </w:delText>
        </w:r>
        <w:r>
          <w:rPr>
            <w:rFonts w:eastAsia="黑体"/>
          </w:rPr>
          <w:delText>功能模块</w:delText>
        </w:r>
        <w:r>
          <w:tab/>
        </w:r>
        <w:r>
          <w:fldChar w:fldCharType="begin"/>
        </w:r>
        <w:r>
          <w:delInstrText xml:space="preserve"> PAGEREF _Toc2215 \h </w:delInstrText>
        </w:r>
        <w:r>
          <w:fldChar w:fldCharType="separate"/>
        </w:r>
        <w:r>
          <w:delText>14</w:delText>
        </w:r>
        <w:r>
          <w:fldChar w:fldCharType="end"/>
        </w:r>
        <w:r>
          <w:fldChar w:fldCharType="end"/>
        </w:r>
      </w:del>
    </w:p>
    <w:p w14:paraId="1CBC69D1" w14:textId="77777777" w:rsidR="009F156E" w:rsidRDefault="00B23A79">
      <w:pPr>
        <w:pStyle w:val="TOC2"/>
        <w:tabs>
          <w:tab w:val="right" w:leader="dot" w:pos="9633"/>
        </w:tabs>
        <w:ind w:left="440"/>
        <w:rPr>
          <w:del w:id="52" w:author="算法软件组" w:date="2026-07-26T15:55:00Z" w16du:dateUtc="2026-07-26T07:55:00Z"/>
        </w:rPr>
      </w:pPr>
      <w:del w:id="53" w:author="算法软件组" w:date="2026-07-26T15:55:00Z" w16du:dateUtc="2026-07-26T07:55:00Z">
        <w:r>
          <w:fldChar w:fldCharType="begin"/>
        </w:r>
        <w:r>
          <w:delInstrText xml:space="preserve"> HYPERLINK \l _Toc30319 </w:delInstrText>
        </w:r>
        <w:r>
          <w:fldChar w:fldCharType="separate"/>
        </w:r>
        <w:r>
          <w:rPr>
            <w:rFonts w:eastAsia="黑体"/>
          </w:rPr>
          <w:delText xml:space="preserve">8.2 </w:delText>
        </w:r>
        <w:r>
          <w:rPr>
            <w:rFonts w:eastAsia="黑体"/>
          </w:rPr>
          <w:delText>结构化结果字段</w:delText>
        </w:r>
        <w:r>
          <w:tab/>
        </w:r>
        <w:r>
          <w:fldChar w:fldCharType="begin"/>
        </w:r>
        <w:r>
          <w:delInstrText xml:space="preserve"> PAGEREF _Toc30319 \h </w:delInstrText>
        </w:r>
        <w:r>
          <w:fldChar w:fldCharType="separate"/>
        </w:r>
        <w:r>
          <w:delText>15</w:delText>
        </w:r>
        <w:r>
          <w:fldChar w:fldCharType="end"/>
        </w:r>
        <w:r>
          <w:fldChar w:fldCharType="end"/>
        </w:r>
      </w:del>
    </w:p>
    <w:p w14:paraId="03342FBA" w14:textId="77777777" w:rsidR="009F156E" w:rsidRDefault="00B23A79">
      <w:pPr>
        <w:pStyle w:val="TOC2"/>
        <w:tabs>
          <w:tab w:val="right" w:leader="dot" w:pos="9633"/>
        </w:tabs>
        <w:ind w:left="440"/>
        <w:rPr>
          <w:del w:id="54" w:author="算法软件组" w:date="2026-07-26T15:55:00Z" w16du:dateUtc="2026-07-26T07:55:00Z"/>
        </w:rPr>
      </w:pPr>
      <w:del w:id="55" w:author="算法软件组" w:date="2026-07-26T15:55:00Z" w16du:dateUtc="2026-07-26T07:55:00Z">
        <w:r>
          <w:fldChar w:fldCharType="begin"/>
        </w:r>
        <w:r>
          <w:delInstrText xml:space="preserve"> HYPERLINK \l _Toc20762 </w:delInstrText>
        </w:r>
        <w:r>
          <w:fldChar w:fldCharType="separate"/>
        </w:r>
        <w:r>
          <w:rPr>
            <w:rFonts w:eastAsia="黑体"/>
          </w:rPr>
          <w:delText xml:space="preserve">8.3 </w:delText>
        </w:r>
        <w:r>
          <w:rPr>
            <w:rFonts w:eastAsia="黑体"/>
          </w:rPr>
          <w:delText>接口定义</w:delText>
        </w:r>
        <w:r>
          <w:tab/>
        </w:r>
        <w:r>
          <w:fldChar w:fldCharType="begin"/>
        </w:r>
        <w:r>
          <w:delInstrText xml:space="preserve"> PAGEREF _Toc20762 \h </w:delInstrText>
        </w:r>
        <w:r>
          <w:fldChar w:fldCharType="separate"/>
        </w:r>
        <w:r>
          <w:delText>15</w:delText>
        </w:r>
        <w:r>
          <w:fldChar w:fldCharType="end"/>
        </w:r>
        <w:r>
          <w:fldChar w:fldCharType="end"/>
        </w:r>
      </w:del>
    </w:p>
    <w:p w14:paraId="041799E9" w14:textId="77777777" w:rsidR="009F156E" w:rsidRDefault="00B23A79">
      <w:pPr>
        <w:pStyle w:val="TOC2"/>
        <w:tabs>
          <w:tab w:val="right" w:leader="dot" w:pos="9633"/>
        </w:tabs>
        <w:ind w:left="440"/>
        <w:rPr>
          <w:del w:id="56" w:author="算法软件组" w:date="2026-07-26T15:55:00Z" w16du:dateUtc="2026-07-26T07:55:00Z"/>
        </w:rPr>
      </w:pPr>
      <w:del w:id="57" w:author="算法软件组" w:date="2026-07-26T15:55:00Z" w16du:dateUtc="2026-07-26T07:55:00Z">
        <w:r>
          <w:fldChar w:fldCharType="begin"/>
        </w:r>
        <w:r>
          <w:delInstrText xml:space="preserve"> HYPERLINK \l _Toc25857 </w:delInstrText>
        </w:r>
        <w:r>
          <w:fldChar w:fldCharType="separate"/>
        </w:r>
        <w:r>
          <w:rPr>
            <w:rFonts w:eastAsia="黑体"/>
          </w:rPr>
          <w:delText xml:space="preserve">8.4 </w:delText>
        </w:r>
        <w:r>
          <w:rPr>
            <w:rFonts w:eastAsia="黑体"/>
          </w:rPr>
          <w:delText>部署与运行环境</w:delText>
        </w:r>
        <w:r>
          <w:tab/>
        </w:r>
        <w:r>
          <w:fldChar w:fldCharType="begin"/>
        </w:r>
        <w:r>
          <w:delInstrText xml:space="preserve"> PAGEREF _Toc25857 \h </w:delInstrText>
        </w:r>
        <w:r>
          <w:fldChar w:fldCharType="separate"/>
        </w:r>
        <w:r>
          <w:delText>16</w:delText>
        </w:r>
        <w:r>
          <w:fldChar w:fldCharType="end"/>
        </w:r>
        <w:r>
          <w:fldChar w:fldCharType="end"/>
        </w:r>
      </w:del>
    </w:p>
    <w:p w14:paraId="187840FD" w14:textId="77777777" w:rsidR="009F156E" w:rsidRDefault="00B23A79">
      <w:pPr>
        <w:pStyle w:val="TOC1"/>
        <w:tabs>
          <w:tab w:val="right" w:leader="dot" w:pos="9633"/>
        </w:tabs>
        <w:rPr>
          <w:del w:id="58" w:author="算法软件组" w:date="2026-07-26T15:55:00Z" w16du:dateUtc="2026-07-26T07:55:00Z"/>
        </w:rPr>
      </w:pPr>
      <w:del w:id="59" w:author="算法软件组" w:date="2026-07-26T15:55:00Z" w16du:dateUtc="2026-07-26T07:55:00Z">
        <w:r>
          <w:fldChar w:fldCharType="begin"/>
        </w:r>
        <w:r>
          <w:delInstrText xml:space="preserve"> HYPERLINK \l _Toc19912 </w:delInstrText>
        </w:r>
        <w:r>
          <w:fldChar w:fldCharType="separate"/>
        </w:r>
        <w:r>
          <w:rPr>
            <w:rFonts w:eastAsia="黑体"/>
          </w:rPr>
          <w:delText xml:space="preserve">9 </w:delText>
        </w:r>
        <w:r>
          <w:rPr>
            <w:rFonts w:eastAsia="黑体"/>
          </w:rPr>
          <w:delText>测试情况与效率对比</w:delText>
        </w:r>
        <w:r>
          <w:tab/>
        </w:r>
        <w:r>
          <w:fldChar w:fldCharType="begin"/>
        </w:r>
        <w:r>
          <w:delInstrText xml:space="preserve"> PAGEREF _Toc19912 \h </w:delInstrText>
        </w:r>
        <w:r>
          <w:fldChar w:fldCharType="separate"/>
        </w:r>
        <w:r>
          <w:delText>16</w:delText>
        </w:r>
        <w:r>
          <w:fldChar w:fldCharType="end"/>
        </w:r>
        <w:r>
          <w:fldChar w:fldCharType="end"/>
        </w:r>
      </w:del>
    </w:p>
    <w:p w14:paraId="5861DD00" w14:textId="77777777" w:rsidR="009F156E" w:rsidRDefault="00B23A79">
      <w:pPr>
        <w:pStyle w:val="TOC2"/>
        <w:tabs>
          <w:tab w:val="right" w:leader="dot" w:pos="9633"/>
        </w:tabs>
        <w:ind w:left="440"/>
        <w:rPr>
          <w:del w:id="60" w:author="算法软件组" w:date="2026-07-26T15:55:00Z" w16du:dateUtc="2026-07-26T07:55:00Z"/>
        </w:rPr>
      </w:pPr>
      <w:del w:id="61" w:author="算法软件组" w:date="2026-07-26T15:55:00Z" w16du:dateUtc="2026-07-26T07:55:00Z">
        <w:r>
          <w:fldChar w:fldCharType="begin"/>
        </w:r>
        <w:r>
          <w:delInstrText xml:space="preserve"> HYPERLINK \l _Toc13676 </w:delInstrText>
        </w:r>
        <w:r>
          <w:fldChar w:fldCharType="separate"/>
        </w:r>
        <w:r>
          <w:rPr>
            <w:rFonts w:eastAsia="黑体"/>
          </w:rPr>
          <w:delText xml:space="preserve">9.1 </w:delText>
        </w:r>
        <w:r>
          <w:rPr>
            <w:rFonts w:eastAsia="黑体"/>
          </w:rPr>
          <w:delText>测试情况</w:delText>
        </w:r>
        <w:r>
          <w:tab/>
        </w:r>
        <w:r>
          <w:fldChar w:fldCharType="begin"/>
        </w:r>
        <w:r>
          <w:delInstrText xml:space="preserve"> PAGEREF _Toc13676 \h </w:delInstrText>
        </w:r>
        <w:r>
          <w:fldChar w:fldCharType="separate"/>
        </w:r>
        <w:r>
          <w:delText>16</w:delText>
        </w:r>
        <w:r>
          <w:fldChar w:fldCharType="end"/>
        </w:r>
        <w:r>
          <w:fldChar w:fldCharType="end"/>
        </w:r>
      </w:del>
    </w:p>
    <w:p w14:paraId="3D68354F" w14:textId="77777777" w:rsidR="009F156E" w:rsidRDefault="00B23A79">
      <w:pPr>
        <w:pStyle w:val="TOC2"/>
        <w:tabs>
          <w:tab w:val="right" w:leader="dot" w:pos="9633"/>
        </w:tabs>
        <w:ind w:left="440"/>
        <w:rPr>
          <w:del w:id="62" w:author="算法软件组" w:date="2026-07-26T15:55:00Z" w16du:dateUtc="2026-07-26T07:55:00Z"/>
        </w:rPr>
      </w:pPr>
      <w:del w:id="63" w:author="算法软件组" w:date="2026-07-26T15:55:00Z" w16du:dateUtc="2026-07-26T07:55:00Z">
        <w:r>
          <w:fldChar w:fldCharType="begin"/>
        </w:r>
        <w:r>
          <w:delInstrText xml:space="preserve"> HYPERLINK \l _Toc10822 </w:delInstrText>
        </w:r>
        <w:r>
          <w:fldChar w:fldCharType="separate"/>
        </w:r>
        <w:r>
          <w:rPr>
            <w:rFonts w:eastAsia="黑体"/>
          </w:rPr>
          <w:delText xml:space="preserve">9.2 </w:delText>
        </w:r>
        <w:r>
          <w:rPr>
            <w:rFonts w:eastAsia="黑体"/>
          </w:rPr>
          <w:delText>效率对比</w:delText>
        </w:r>
        <w:r>
          <w:tab/>
        </w:r>
        <w:r>
          <w:fldChar w:fldCharType="begin"/>
        </w:r>
        <w:r>
          <w:delInstrText xml:space="preserve"> PAGEREF _Toc10822 \h </w:delInstrText>
        </w:r>
        <w:r>
          <w:fldChar w:fldCharType="separate"/>
        </w:r>
        <w:r>
          <w:delText>16</w:delText>
        </w:r>
        <w:r>
          <w:fldChar w:fldCharType="end"/>
        </w:r>
        <w:r>
          <w:fldChar w:fldCharType="end"/>
        </w:r>
      </w:del>
    </w:p>
    <w:p w14:paraId="61D1F3DC" w14:textId="77777777" w:rsidR="009F156E" w:rsidRDefault="00B23A79">
      <w:pPr>
        <w:pStyle w:val="TOC1"/>
        <w:tabs>
          <w:tab w:val="right" w:leader="dot" w:pos="9633"/>
        </w:tabs>
        <w:rPr>
          <w:del w:id="64" w:author="算法软件组" w:date="2026-07-26T15:55:00Z" w16du:dateUtc="2026-07-26T07:55:00Z"/>
        </w:rPr>
      </w:pPr>
      <w:del w:id="65" w:author="算法软件组" w:date="2026-07-26T15:55:00Z" w16du:dateUtc="2026-07-26T07:55:00Z">
        <w:r>
          <w:fldChar w:fldCharType="begin"/>
        </w:r>
        <w:r>
          <w:delInstrText xml:space="preserve"> HYPERLINK \l _Toc21333 </w:delInstrText>
        </w:r>
        <w:r>
          <w:fldChar w:fldCharType="separate"/>
        </w:r>
        <w:r>
          <w:rPr>
            <w:rFonts w:eastAsia="黑体"/>
          </w:rPr>
          <w:delText>附录</w:delText>
        </w:r>
        <w:r>
          <w:rPr>
            <w:rFonts w:eastAsia="黑体"/>
          </w:rPr>
          <w:delText xml:space="preserve">A </w:delText>
        </w:r>
        <w:r>
          <w:rPr>
            <w:rFonts w:eastAsia="黑体"/>
          </w:rPr>
          <w:delText>缺陷定义卡</w:delText>
        </w:r>
        <w:r>
          <w:tab/>
        </w:r>
        <w:r>
          <w:fldChar w:fldCharType="begin"/>
        </w:r>
        <w:r>
          <w:delInstrText xml:space="preserve"> PAGEREF _Toc21333 \h </w:delInstrText>
        </w:r>
        <w:r>
          <w:fldChar w:fldCharType="separate"/>
        </w:r>
        <w:r>
          <w:delText>18</w:delText>
        </w:r>
        <w:r>
          <w:fldChar w:fldCharType="end"/>
        </w:r>
        <w:r>
          <w:fldChar w:fldCharType="end"/>
        </w:r>
      </w:del>
    </w:p>
    <w:p w14:paraId="6713716D" w14:textId="77777777" w:rsidR="00B70A53" w:rsidRDefault="00B23A79">
      <w:pPr>
        <w:pStyle w:val="TOC1"/>
        <w:tabs>
          <w:tab w:val="right" w:leader="dot" w:pos="9633"/>
        </w:tabs>
        <w:rPr>
          <w:ins w:id="66" w:author="算法软件组" w:date="2026-07-26T15:55:00Z" w16du:dateUtc="2026-07-26T07:55:00Z"/>
        </w:rPr>
      </w:pPr>
      <w:del w:id="67" w:author="算法软件组" w:date="2026-07-26T15:55:00Z" w16du:dateUtc="2026-07-26T07:55:00Z">
        <w:r>
          <w:fldChar w:fldCharType="end"/>
        </w:r>
      </w:del>
      <w:ins w:id="68" w:author="算法软件组" w:date="2026-07-26T15:55:00Z" w16du:dateUtc="2026-07-26T07:55:00Z">
        <w:r>
          <w:fldChar w:fldCharType="begin"/>
        </w:r>
        <w:r>
          <w:instrText xml:space="preserve"> TOC \o "1-3" \h \z \u </w:instrText>
        </w:r>
        <w:r>
          <w:fldChar w:fldCharType="separate"/>
        </w:r>
        <w:r>
          <w:fldChar w:fldCharType="begin"/>
        </w:r>
        <w:r>
          <w:instrText xml:space="preserve"> HYPERLINK \l _Toc19105 </w:instrText>
        </w:r>
        <w:r>
          <w:fldChar w:fldCharType="separate"/>
        </w:r>
        <w:r>
          <w:rPr>
            <w:rFonts w:eastAsia="黑体"/>
          </w:rPr>
          <w:t xml:space="preserve">1 </w:t>
        </w:r>
        <w:r>
          <w:rPr>
            <w:rFonts w:eastAsia="黑体"/>
          </w:rPr>
          <w:t>项目概述</w:t>
        </w:r>
        <w:r>
          <w:tab/>
        </w:r>
        <w:r>
          <w:fldChar w:fldCharType="begin"/>
        </w:r>
        <w:r>
          <w:instrText xml:space="preserve"> PAGEREF _Toc19105 \h </w:instrText>
        </w:r>
        <w:r>
          <w:fldChar w:fldCharType="separate"/>
        </w:r>
        <w:r>
          <w:t>6</w:t>
        </w:r>
        <w:r>
          <w:fldChar w:fldCharType="end"/>
        </w:r>
        <w:r>
          <w:fldChar w:fldCharType="end"/>
        </w:r>
      </w:ins>
    </w:p>
    <w:p w14:paraId="6FF34BDF" w14:textId="77777777" w:rsidR="00B70A53" w:rsidRDefault="00B23A79">
      <w:pPr>
        <w:pStyle w:val="TOC2"/>
        <w:tabs>
          <w:tab w:val="right" w:leader="dot" w:pos="9633"/>
        </w:tabs>
        <w:ind w:left="440"/>
        <w:rPr>
          <w:ins w:id="69" w:author="算法软件组" w:date="2026-07-26T15:55:00Z" w16du:dateUtc="2026-07-26T07:55:00Z"/>
        </w:rPr>
      </w:pPr>
      <w:ins w:id="70" w:author="算法软件组" w:date="2026-07-26T15:55:00Z" w16du:dateUtc="2026-07-26T07:55:00Z">
        <w:r>
          <w:fldChar w:fldCharType="begin"/>
        </w:r>
        <w:r>
          <w:instrText xml:space="preserve"> HYPERLINK \l _Toc2099 </w:instrText>
        </w:r>
        <w:r>
          <w:fldChar w:fldCharType="separate"/>
        </w:r>
        <w:r>
          <w:rPr>
            <w:rFonts w:eastAsia="黑体"/>
          </w:rPr>
          <w:t xml:space="preserve">1.1 </w:t>
        </w:r>
        <w:r>
          <w:rPr>
            <w:rFonts w:eastAsia="黑体"/>
          </w:rPr>
          <w:t>项目对象</w:t>
        </w:r>
        <w:r>
          <w:tab/>
        </w:r>
        <w:r>
          <w:fldChar w:fldCharType="begin"/>
        </w:r>
        <w:r>
          <w:instrText xml:space="preserve"> PAGEREF _Toc2099 \h </w:instrText>
        </w:r>
        <w:r>
          <w:fldChar w:fldCharType="separate"/>
        </w:r>
        <w:r>
          <w:t>6</w:t>
        </w:r>
        <w:r>
          <w:fldChar w:fldCharType="end"/>
        </w:r>
        <w:r>
          <w:fldChar w:fldCharType="end"/>
        </w:r>
      </w:ins>
    </w:p>
    <w:p w14:paraId="63B28BB7" w14:textId="77777777" w:rsidR="00B70A53" w:rsidRDefault="00B23A79">
      <w:pPr>
        <w:pStyle w:val="TOC2"/>
        <w:tabs>
          <w:tab w:val="right" w:leader="dot" w:pos="9633"/>
        </w:tabs>
        <w:ind w:left="440"/>
        <w:rPr>
          <w:ins w:id="71" w:author="算法软件组" w:date="2026-07-26T15:55:00Z" w16du:dateUtc="2026-07-26T07:55:00Z"/>
        </w:rPr>
      </w:pPr>
      <w:ins w:id="72" w:author="算法软件组" w:date="2026-07-26T15:55:00Z" w16du:dateUtc="2026-07-26T07:55:00Z">
        <w:r>
          <w:fldChar w:fldCharType="begin"/>
        </w:r>
        <w:r>
          <w:instrText xml:space="preserve"> HYPERLINK \l _Toc8333 </w:instrText>
        </w:r>
        <w:r>
          <w:fldChar w:fldCharType="separate"/>
        </w:r>
        <w:r>
          <w:rPr>
            <w:rFonts w:eastAsia="黑体"/>
          </w:rPr>
          <w:t xml:space="preserve">1.2 </w:t>
        </w:r>
        <w:r>
          <w:rPr>
            <w:rFonts w:eastAsia="黑体"/>
          </w:rPr>
          <w:t>项目目标</w:t>
        </w:r>
        <w:r>
          <w:tab/>
        </w:r>
        <w:r>
          <w:fldChar w:fldCharType="begin"/>
        </w:r>
        <w:r>
          <w:instrText xml:space="preserve"> PAGEREF _Toc8333 \h </w:instrText>
        </w:r>
        <w:r>
          <w:fldChar w:fldCharType="separate"/>
        </w:r>
        <w:r>
          <w:t>6</w:t>
        </w:r>
        <w:r>
          <w:fldChar w:fldCharType="end"/>
        </w:r>
        <w:r>
          <w:fldChar w:fldCharType="end"/>
        </w:r>
      </w:ins>
    </w:p>
    <w:p w14:paraId="53A6E649" w14:textId="77777777" w:rsidR="00B70A53" w:rsidRDefault="00B23A79">
      <w:pPr>
        <w:pStyle w:val="TOC1"/>
        <w:tabs>
          <w:tab w:val="right" w:leader="dot" w:pos="9633"/>
        </w:tabs>
        <w:rPr>
          <w:ins w:id="73" w:author="算法软件组" w:date="2026-07-26T15:55:00Z" w16du:dateUtc="2026-07-26T07:55:00Z"/>
        </w:rPr>
      </w:pPr>
      <w:ins w:id="74" w:author="算法软件组" w:date="2026-07-26T15:55:00Z" w16du:dateUtc="2026-07-26T07:55:00Z">
        <w:r>
          <w:fldChar w:fldCharType="begin"/>
        </w:r>
        <w:r>
          <w:instrText xml:space="preserve"> HYPERLINK \l _Toc1279 </w:instrText>
        </w:r>
        <w:r>
          <w:fldChar w:fldCharType="separate"/>
        </w:r>
        <w:r>
          <w:rPr>
            <w:rFonts w:eastAsia="黑体"/>
          </w:rPr>
          <w:t xml:space="preserve">2 </w:t>
        </w:r>
        <w:r>
          <w:rPr>
            <w:rFonts w:eastAsia="黑体"/>
          </w:rPr>
          <w:t>需求与约束</w:t>
        </w:r>
        <w:r>
          <w:tab/>
        </w:r>
        <w:r>
          <w:fldChar w:fldCharType="begin"/>
        </w:r>
        <w:r>
          <w:instrText xml:space="preserve"> PAGEREF _Toc1279 \h </w:instrText>
        </w:r>
        <w:r>
          <w:fldChar w:fldCharType="separate"/>
        </w:r>
        <w:r>
          <w:t>7</w:t>
        </w:r>
        <w:r>
          <w:fldChar w:fldCharType="end"/>
        </w:r>
        <w:r>
          <w:fldChar w:fldCharType="end"/>
        </w:r>
      </w:ins>
    </w:p>
    <w:p w14:paraId="44DD738F" w14:textId="77777777" w:rsidR="00B70A53" w:rsidRDefault="00B23A79">
      <w:pPr>
        <w:pStyle w:val="TOC2"/>
        <w:tabs>
          <w:tab w:val="right" w:leader="dot" w:pos="9633"/>
        </w:tabs>
        <w:ind w:left="440"/>
        <w:rPr>
          <w:ins w:id="75" w:author="算法软件组" w:date="2026-07-26T15:55:00Z" w16du:dateUtc="2026-07-26T07:55:00Z"/>
        </w:rPr>
      </w:pPr>
      <w:ins w:id="76" w:author="算法软件组" w:date="2026-07-26T15:55:00Z" w16du:dateUtc="2026-07-26T07:55:00Z">
        <w:r>
          <w:fldChar w:fldCharType="begin"/>
        </w:r>
        <w:r>
          <w:instrText xml:space="preserve"> HYPERLINK \l _Toc11548 </w:instrText>
        </w:r>
        <w:r>
          <w:fldChar w:fldCharType="separate"/>
        </w:r>
        <w:r>
          <w:rPr>
            <w:rFonts w:eastAsia="黑体"/>
          </w:rPr>
          <w:t xml:space="preserve">2.1 </w:t>
        </w:r>
        <w:r>
          <w:rPr>
            <w:rFonts w:eastAsia="黑体"/>
          </w:rPr>
          <w:t>功能需求</w:t>
        </w:r>
        <w:r>
          <w:tab/>
        </w:r>
        <w:r>
          <w:fldChar w:fldCharType="begin"/>
        </w:r>
        <w:r>
          <w:instrText xml:space="preserve"> PAGEREF _Toc11548 \h </w:instrText>
        </w:r>
        <w:r>
          <w:fldChar w:fldCharType="separate"/>
        </w:r>
        <w:r>
          <w:t>7</w:t>
        </w:r>
        <w:r>
          <w:fldChar w:fldCharType="end"/>
        </w:r>
        <w:r>
          <w:fldChar w:fldCharType="end"/>
        </w:r>
      </w:ins>
    </w:p>
    <w:p w14:paraId="7EA70425" w14:textId="77777777" w:rsidR="00B70A53" w:rsidRDefault="00B23A79">
      <w:pPr>
        <w:pStyle w:val="TOC2"/>
        <w:tabs>
          <w:tab w:val="right" w:leader="dot" w:pos="9633"/>
        </w:tabs>
        <w:ind w:left="440"/>
        <w:rPr>
          <w:ins w:id="77" w:author="算法软件组" w:date="2026-07-26T15:55:00Z" w16du:dateUtc="2026-07-26T07:55:00Z"/>
        </w:rPr>
      </w:pPr>
      <w:ins w:id="78" w:author="算法软件组" w:date="2026-07-26T15:55:00Z" w16du:dateUtc="2026-07-26T07:55:00Z">
        <w:r>
          <w:fldChar w:fldCharType="begin"/>
        </w:r>
        <w:r>
          <w:instrText xml:space="preserve"> HYPERLINK \l _Toc23194 </w:instrText>
        </w:r>
        <w:r>
          <w:fldChar w:fldCharType="separate"/>
        </w:r>
        <w:r>
          <w:rPr>
            <w:rFonts w:eastAsia="黑体"/>
          </w:rPr>
          <w:t xml:space="preserve">2.2 </w:t>
        </w:r>
        <w:r>
          <w:rPr>
            <w:rFonts w:eastAsia="黑体"/>
          </w:rPr>
          <w:t>缺陷范围</w:t>
        </w:r>
        <w:r>
          <w:tab/>
        </w:r>
        <w:r>
          <w:fldChar w:fldCharType="begin"/>
        </w:r>
        <w:r>
          <w:instrText xml:space="preserve"> PAGEREF _Toc23194 \h </w:instrText>
        </w:r>
        <w:r>
          <w:fldChar w:fldCharType="separate"/>
        </w:r>
        <w:r>
          <w:t>7</w:t>
        </w:r>
        <w:r>
          <w:fldChar w:fldCharType="end"/>
        </w:r>
        <w:r>
          <w:fldChar w:fldCharType="end"/>
        </w:r>
      </w:ins>
    </w:p>
    <w:p w14:paraId="6856FF6B" w14:textId="77777777" w:rsidR="00B70A53" w:rsidRDefault="00B23A79">
      <w:pPr>
        <w:pStyle w:val="TOC2"/>
        <w:tabs>
          <w:tab w:val="right" w:leader="dot" w:pos="9633"/>
        </w:tabs>
        <w:ind w:left="440"/>
        <w:rPr>
          <w:ins w:id="79" w:author="算法软件组" w:date="2026-07-26T15:55:00Z" w16du:dateUtc="2026-07-26T07:55:00Z"/>
        </w:rPr>
      </w:pPr>
      <w:ins w:id="80" w:author="算法软件组" w:date="2026-07-26T15:55:00Z" w16du:dateUtc="2026-07-26T07:55:00Z">
        <w:r>
          <w:fldChar w:fldCharType="begin"/>
        </w:r>
        <w:r>
          <w:instrText xml:space="preserve"> HYPERLINK \l _Toc11794 </w:instrText>
        </w:r>
        <w:r>
          <w:fldChar w:fldCharType="separate"/>
        </w:r>
        <w:r>
          <w:rPr>
            <w:rFonts w:eastAsia="黑体"/>
          </w:rPr>
          <w:t xml:space="preserve">2.3 </w:t>
        </w:r>
        <w:r>
          <w:rPr>
            <w:rFonts w:eastAsia="黑体"/>
          </w:rPr>
          <w:t>性能与验收需求</w:t>
        </w:r>
        <w:r>
          <w:tab/>
        </w:r>
        <w:r>
          <w:fldChar w:fldCharType="begin"/>
        </w:r>
        <w:r>
          <w:instrText xml:space="preserve"> PAGEREF _Toc11794 \h </w:instrText>
        </w:r>
        <w:r>
          <w:fldChar w:fldCharType="separate"/>
        </w:r>
        <w:r>
          <w:t>8</w:t>
        </w:r>
        <w:r>
          <w:fldChar w:fldCharType="end"/>
        </w:r>
        <w:r>
          <w:fldChar w:fldCharType="end"/>
        </w:r>
      </w:ins>
    </w:p>
    <w:p w14:paraId="6C918F00" w14:textId="77777777" w:rsidR="00B70A53" w:rsidRDefault="00B23A79">
      <w:pPr>
        <w:pStyle w:val="TOC1"/>
        <w:tabs>
          <w:tab w:val="right" w:leader="dot" w:pos="9633"/>
        </w:tabs>
        <w:rPr>
          <w:ins w:id="81" w:author="算法软件组" w:date="2026-07-26T15:55:00Z" w16du:dateUtc="2026-07-26T07:55:00Z"/>
        </w:rPr>
      </w:pPr>
      <w:ins w:id="82" w:author="算法软件组" w:date="2026-07-26T15:55:00Z" w16du:dateUtc="2026-07-26T07:55:00Z">
        <w:r>
          <w:fldChar w:fldCharType="begin"/>
        </w:r>
        <w:r>
          <w:instrText xml:space="preserve"> HYPERLINK \l _Toc30596 </w:instrText>
        </w:r>
        <w:r>
          <w:fldChar w:fldCharType="separate"/>
        </w:r>
        <w:r>
          <w:rPr>
            <w:rFonts w:eastAsia="黑体"/>
            <w:highlight w:val="yellow"/>
          </w:rPr>
          <w:t xml:space="preserve">3 </w:t>
        </w:r>
        <w:r>
          <w:rPr>
            <w:rFonts w:eastAsia="黑体"/>
            <w:highlight w:val="yellow"/>
          </w:rPr>
          <w:t>总体方案设计</w:t>
        </w:r>
        <w:r>
          <w:tab/>
        </w:r>
        <w:r>
          <w:fldChar w:fldCharType="begin"/>
        </w:r>
        <w:r>
          <w:instrText xml:space="preserve"> PAGEREF _Toc30596 \h </w:instrText>
        </w:r>
        <w:r>
          <w:fldChar w:fldCharType="separate"/>
        </w:r>
        <w:r>
          <w:t>8</w:t>
        </w:r>
        <w:r>
          <w:fldChar w:fldCharType="end"/>
        </w:r>
        <w:r>
          <w:fldChar w:fldCharType="end"/>
        </w:r>
      </w:ins>
    </w:p>
    <w:p w14:paraId="2727D8C1" w14:textId="77777777" w:rsidR="00B70A53" w:rsidRDefault="00B23A79">
      <w:pPr>
        <w:pStyle w:val="TOC1"/>
        <w:tabs>
          <w:tab w:val="right" w:leader="dot" w:pos="9633"/>
        </w:tabs>
        <w:rPr>
          <w:ins w:id="83" w:author="算法软件组" w:date="2026-07-26T15:55:00Z" w16du:dateUtc="2026-07-26T07:55:00Z"/>
        </w:rPr>
      </w:pPr>
      <w:ins w:id="84" w:author="算法软件组" w:date="2026-07-26T15:55:00Z" w16du:dateUtc="2026-07-26T07:55:00Z">
        <w:r>
          <w:fldChar w:fldCharType="begin"/>
        </w:r>
        <w:r>
          <w:instrText xml:space="preserve"> HYPERLINK \l _Toc2193 </w:instrText>
        </w:r>
        <w:r>
          <w:fldChar w:fldCharType="separate"/>
        </w:r>
        <w:r>
          <w:rPr>
            <w:rFonts w:eastAsia="黑体"/>
          </w:rPr>
          <w:t xml:space="preserve">4 </w:t>
        </w:r>
        <w:r>
          <w:rPr>
            <w:rFonts w:eastAsia="黑体"/>
          </w:rPr>
          <w:t>缺陷定义与样件设计</w:t>
        </w:r>
        <w:r>
          <w:tab/>
        </w:r>
        <w:r>
          <w:fldChar w:fldCharType="begin"/>
        </w:r>
        <w:r>
          <w:instrText xml:space="preserve"> PAGEREF _Toc2193 \h </w:instrText>
        </w:r>
        <w:r>
          <w:fldChar w:fldCharType="separate"/>
        </w:r>
        <w:r>
          <w:t>8</w:t>
        </w:r>
        <w:r>
          <w:fldChar w:fldCharType="end"/>
        </w:r>
        <w:r>
          <w:fldChar w:fldCharType="end"/>
        </w:r>
      </w:ins>
    </w:p>
    <w:p w14:paraId="3EB3315D" w14:textId="77777777" w:rsidR="00B70A53" w:rsidRDefault="00B23A79">
      <w:pPr>
        <w:pStyle w:val="TOC2"/>
        <w:tabs>
          <w:tab w:val="right" w:leader="dot" w:pos="9633"/>
        </w:tabs>
        <w:ind w:left="440"/>
        <w:rPr>
          <w:ins w:id="85" w:author="算法软件组" w:date="2026-07-26T15:55:00Z" w16du:dateUtc="2026-07-26T07:55:00Z"/>
        </w:rPr>
      </w:pPr>
      <w:ins w:id="86" w:author="算法软件组" w:date="2026-07-26T15:55:00Z" w16du:dateUtc="2026-07-26T07:55:00Z">
        <w:r>
          <w:fldChar w:fldCharType="begin"/>
        </w:r>
        <w:r>
          <w:instrText xml:space="preserve"> HYPERLINK \l _Toc8814 </w:instrText>
        </w:r>
        <w:r>
          <w:fldChar w:fldCharType="separate"/>
        </w:r>
        <w:r>
          <w:rPr>
            <w:rFonts w:eastAsia="黑体"/>
          </w:rPr>
          <w:t xml:space="preserve">4.1 </w:t>
        </w:r>
        <w:r>
          <w:rPr>
            <w:rFonts w:eastAsia="黑体"/>
          </w:rPr>
          <w:t>缺陷定义卡</w:t>
        </w:r>
        <w:r>
          <w:tab/>
        </w:r>
        <w:r>
          <w:fldChar w:fldCharType="begin"/>
        </w:r>
        <w:r>
          <w:instrText xml:space="preserve"> PAGEREF _Toc8814 \h </w:instrText>
        </w:r>
        <w:r>
          <w:fldChar w:fldCharType="separate"/>
        </w:r>
        <w:r>
          <w:t>8</w:t>
        </w:r>
        <w:r>
          <w:fldChar w:fldCharType="end"/>
        </w:r>
        <w:r>
          <w:fldChar w:fldCharType="end"/>
        </w:r>
      </w:ins>
    </w:p>
    <w:p w14:paraId="7B79A109" w14:textId="77777777" w:rsidR="00B70A53" w:rsidRDefault="00B23A79">
      <w:pPr>
        <w:pStyle w:val="TOC1"/>
        <w:tabs>
          <w:tab w:val="right" w:leader="dot" w:pos="9633"/>
        </w:tabs>
        <w:rPr>
          <w:ins w:id="87" w:author="算法软件组" w:date="2026-07-26T15:55:00Z" w16du:dateUtc="2026-07-26T07:55:00Z"/>
        </w:rPr>
      </w:pPr>
      <w:ins w:id="88" w:author="算法软件组" w:date="2026-07-26T15:55:00Z" w16du:dateUtc="2026-07-26T07:55:00Z">
        <w:r>
          <w:fldChar w:fldCharType="begin"/>
        </w:r>
        <w:r>
          <w:instrText xml:space="preserve"> HYPERLINK \l _Toc28215 </w:instrText>
        </w:r>
        <w:r>
          <w:fldChar w:fldCharType="separate"/>
        </w:r>
        <w:r>
          <w:rPr>
            <w:rFonts w:eastAsia="黑体"/>
          </w:rPr>
          <w:t xml:space="preserve">5 </w:t>
        </w:r>
        <w:r>
          <w:rPr>
            <w:rFonts w:eastAsia="黑体"/>
          </w:rPr>
          <w:t>成像系统详细设计</w:t>
        </w:r>
        <w:r>
          <w:tab/>
        </w:r>
        <w:r>
          <w:fldChar w:fldCharType="begin"/>
        </w:r>
        <w:r>
          <w:instrText xml:space="preserve"> PAGEREF _Toc28215 \h </w:instrText>
        </w:r>
        <w:r>
          <w:fldChar w:fldCharType="separate"/>
        </w:r>
        <w:r>
          <w:t>9</w:t>
        </w:r>
        <w:r>
          <w:fldChar w:fldCharType="end"/>
        </w:r>
        <w:r>
          <w:fldChar w:fldCharType="end"/>
        </w:r>
      </w:ins>
    </w:p>
    <w:p w14:paraId="0423D7D3" w14:textId="77777777" w:rsidR="00B70A53" w:rsidRDefault="00B23A79">
      <w:pPr>
        <w:pStyle w:val="TOC2"/>
        <w:tabs>
          <w:tab w:val="right" w:leader="dot" w:pos="9633"/>
        </w:tabs>
        <w:ind w:left="440"/>
        <w:rPr>
          <w:ins w:id="89" w:author="算法软件组" w:date="2026-07-26T15:55:00Z" w16du:dateUtc="2026-07-26T07:55:00Z"/>
        </w:rPr>
      </w:pPr>
      <w:ins w:id="90" w:author="算法软件组" w:date="2026-07-26T15:55:00Z" w16du:dateUtc="2026-07-26T07:55:00Z">
        <w:r>
          <w:fldChar w:fldCharType="begin"/>
        </w:r>
        <w:r>
          <w:instrText xml:space="preserve"> HYPERLINK \l _Toc32109 </w:instrText>
        </w:r>
        <w:r>
          <w:fldChar w:fldCharType="separate"/>
        </w:r>
        <w:r>
          <w:rPr>
            <w:rFonts w:eastAsia="黑体"/>
          </w:rPr>
          <w:t xml:space="preserve">5.1 </w:t>
        </w:r>
        <w:r>
          <w:rPr>
            <w:rFonts w:eastAsia="黑体"/>
          </w:rPr>
          <w:t>成像目标与约束</w:t>
        </w:r>
        <w:r>
          <w:tab/>
        </w:r>
        <w:r>
          <w:fldChar w:fldCharType="begin"/>
        </w:r>
        <w:r>
          <w:instrText xml:space="preserve"> PAGEREF _Toc32109 \h </w:instrText>
        </w:r>
        <w:r>
          <w:fldChar w:fldCharType="separate"/>
        </w:r>
        <w:r>
          <w:t>9</w:t>
        </w:r>
        <w:r>
          <w:fldChar w:fldCharType="end"/>
        </w:r>
        <w:r>
          <w:fldChar w:fldCharType="end"/>
        </w:r>
      </w:ins>
    </w:p>
    <w:p w14:paraId="6E1B6F60" w14:textId="77777777" w:rsidR="00B70A53" w:rsidRDefault="00B23A79">
      <w:pPr>
        <w:pStyle w:val="TOC2"/>
        <w:tabs>
          <w:tab w:val="right" w:leader="dot" w:pos="9633"/>
        </w:tabs>
        <w:ind w:left="440"/>
        <w:rPr>
          <w:ins w:id="91" w:author="算法软件组" w:date="2026-07-26T15:55:00Z" w16du:dateUtc="2026-07-26T07:55:00Z"/>
        </w:rPr>
      </w:pPr>
      <w:ins w:id="92" w:author="算法软件组" w:date="2026-07-26T15:55:00Z" w16du:dateUtc="2026-07-26T07:55:00Z">
        <w:r>
          <w:fldChar w:fldCharType="begin"/>
        </w:r>
        <w:r>
          <w:instrText xml:space="preserve"> HYPERLINK \l _Toc31753 </w:instrText>
        </w:r>
        <w:r>
          <w:fldChar w:fldCharType="separate"/>
        </w:r>
        <w:r>
          <w:rPr>
            <w:rFonts w:eastAsia="黑体"/>
          </w:rPr>
          <w:t xml:space="preserve">5.2 </w:t>
        </w:r>
        <w:r>
          <w:rPr>
            <w:rFonts w:eastAsia="黑体"/>
          </w:rPr>
          <w:t>相机、镜头与光源选型</w:t>
        </w:r>
        <w:r>
          <w:tab/>
        </w:r>
        <w:r>
          <w:fldChar w:fldCharType="begin"/>
        </w:r>
        <w:r>
          <w:instrText xml:space="preserve"> PAGEREF _Toc31753 \h </w:instrText>
        </w:r>
        <w:r>
          <w:fldChar w:fldCharType="separate"/>
        </w:r>
        <w:r>
          <w:t>9</w:t>
        </w:r>
        <w:r>
          <w:fldChar w:fldCharType="end"/>
        </w:r>
        <w:r>
          <w:fldChar w:fldCharType="end"/>
        </w:r>
      </w:ins>
    </w:p>
    <w:p w14:paraId="2D8C98C8" w14:textId="77777777" w:rsidR="00B70A53" w:rsidRDefault="00B23A79">
      <w:pPr>
        <w:pStyle w:val="TOC2"/>
        <w:tabs>
          <w:tab w:val="right" w:leader="dot" w:pos="9633"/>
        </w:tabs>
        <w:ind w:left="440"/>
        <w:rPr>
          <w:ins w:id="93" w:author="算法软件组" w:date="2026-07-26T15:55:00Z" w16du:dateUtc="2026-07-26T07:55:00Z"/>
        </w:rPr>
      </w:pPr>
      <w:ins w:id="94" w:author="算法软件组" w:date="2026-07-26T15:55:00Z" w16du:dateUtc="2026-07-26T07:55:00Z">
        <w:r>
          <w:fldChar w:fldCharType="begin"/>
        </w:r>
        <w:r>
          <w:instrText xml:space="preserve"> HYPERLINK \l _Toc12200 </w:instrText>
        </w:r>
        <w:r>
          <w:fldChar w:fldCharType="separate"/>
        </w:r>
        <w:r>
          <w:rPr>
            <w:rFonts w:eastAsia="黑体"/>
          </w:rPr>
          <w:t xml:space="preserve">5.3 </w:t>
        </w:r>
        <w:r>
          <w:rPr>
            <w:rFonts w:eastAsia="黑体"/>
          </w:rPr>
          <w:t>光路</w:t>
        </w:r>
        <w:r>
          <w:rPr>
            <w:rFonts w:eastAsia="黑体"/>
          </w:rPr>
          <w:t>DOE</w:t>
        </w:r>
        <w:r>
          <w:tab/>
        </w:r>
        <w:r>
          <w:fldChar w:fldCharType="begin"/>
        </w:r>
        <w:r>
          <w:instrText xml:space="preserve"> PAGEREF _Toc12200 \h </w:instrText>
        </w:r>
        <w:r>
          <w:fldChar w:fldCharType="separate"/>
        </w:r>
        <w:r>
          <w:t>10</w:t>
        </w:r>
        <w:r>
          <w:fldChar w:fldCharType="end"/>
        </w:r>
        <w:r>
          <w:fldChar w:fldCharType="end"/>
        </w:r>
      </w:ins>
    </w:p>
    <w:p w14:paraId="05CE0182" w14:textId="77777777" w:rsidR="00B70A53" w:rsidRDefault="00B23A79">
      <w:pPr>
        <w:pStyle w:val="TOC2"/>
        <w:tabs>
          <w:tab w:val="right" w:leader="dot" w:pos="9633"/>
        </w:tabs>
        <w:ind w:left="440"/>
        <w:rPr>
          <w:ins w:id="95" w:author="算法软件组" w:date="2026-07-26T15:55:00Z" w16du:dateUtc="2026-07-26T07:55:00Z"/>
        </w:rPr>
      </w:pPr>
      <w:ins w:id="96" w:author="算法软件组" w:date="2026-07-26T15:55:00Z" w16du:dateUtc="2026-07-26T07:55:00Z">
        <w:r>
          <w:fldChar w:fldCharType="begin"/>
        </w:r>
        <w:r>
          <w:instrText xml:space="preserve"> HYPERLINK \l _Toc10724 </w:instrText>
        </w:r>
        <w:r>
          <w:fldChar w:fldCharType="separate"/>
        </w:r>
        <w:r>
          <w:rPr>
            <w:rFonts w:eastAsia="黑体"/>
          </w:rPr>
          <w:t xml:space="preserve">5.4 </w:t>
        </w:r>
        <w:r>
          <w:rPr>
            <w:rFonts w:eastAsia="黑体"/>
          </w:rPr>
          <w:t>标定、重复装夹与维护</w:t>
        </w:r>
        <w:r>
          <w:tab/>
        </w:r>
        <w:r>
          <w:fldChar w:fldCharType="begin"/>
        </w:r>
        <w:r>
          <w:instrText xml:space="preserve"> PAGEREF _Toc10724 \h </w:instrText>
        </w:r>
        <w:r>
          <w:fldChar w:fldCharType="separate"/>
        </w:r>
        <w:r>
          <w:t>11</w:t>
        </w:r>
        <w:r>
          <w:fldChar w:fldCharType="end"/>
        </w:r>
        <w:r>
          <w:fldChar w:fldCharType="end"/>
        </w:r>
      </w:ins>
    </w:p>
    <w:p w14:paraId="4B1C8B54" w14:textId="77777777" w:rsidR="00B70A53" w:rsidRDefault="00B23A79">
      <w:pPr>
        <w:pStyle w:val="TOC1"/>
        <w:tabs>
          <w:tab w:val="right" w:leader="dot" w:pos="9633"/>
        </w:tabs>
        <w:rPr>
          <w:ins w:id="97" w:author="算法软件组" w:date="2026-07-26T15:55:00Z" w16du:dateUtc="2026-07-26T07:55:00Z"/>
        </w:rPr>
      </w:pPr>
      <w:ins w:id="98" w:author="算法软件组" w:date="2026-07-26T15:55:00Z" w16du:dateUtc="2026-07-26T07:55:00Z">
        <w:r>
          <w:fldChar w:fldCharType="begin"/>
        </w:r>
        <w:r>
          <w:instrText xml:space="preserve"> HYPERLINK \l _Toc20883 </w:instrText>
        </w:r>
        <w:r>
          <w:fldChar w:fldCharType="separate"/>
        </w:r>
        <w:r>
          <w:rPr>
            <w:rFonts w:eastAsia="黑体"/>
          </w:rPr>
          <w:t xml:space="preserve">6 </w:t>
        </w:r>
        <w:r>
          <w:rPr>
            <w:rFonts w:eastAsia="黑体"/>
          </w:rPr>
          <w:t>数据工程详细设计</w:t>
        </w:r>
        <w:r>
          <w:tab/>
        </w:r>
        <w:r>
          <w:fldChar w:fldCharType="begin"/>
        </w:r>
        <w:r>
          <w:instrText xml:space="preserve"> PAGEREF _Toc20883 \h </w:instrText>
        </w:r>
        <w:r>
          <w:fldChar w:fldCharType="separate"/>
        </w:r>
        <w:r>
          <w:t>11</w:t>
        </w:r>
        <w:r>
          <w:fldChar w:fldCharType="end"/>
        </w:r>
        <w:r>
          <w:fldChar w:fldCharType="end"/>
        </w:r>
      </w:ins>
    </w:p>
    <w:p w14:paraId="2119EAB6" w14:textId="77777777" w:rsidR="00B70A53" w:rsidRDefault="00B23A79">
      <w:pPr>
        <w:pStyle w:val="TOC2"/>
        <w:tabs>
          <w:tab w:val="right" w:leader="dot" w:pos="9633"/>
        </w:tabs>
        <w:ind w:left="440"/>
        <w:rPr>
          <w:ins w:id="99" w:author="算法软件组" w:date="2026-07-26T15:55:00Z" w16du:dateUtc="2026-07-26T07:55:00Z"/>
        </w:rPr>
      </w:pPr>
      <w:ins w:id="100" w:author="算法软件组" w:date="2026-07-26T15:55:00Z" w16du:dateUtc="2026-07-26T07:55:00Z">
        <w:r>
          <w:fldChar w:fldCharType="begin"/>
        </w:r>
        <w:r>
          <w:instrText xml:space="preserve"> HYPERLINK \l _Toc22093 </w:instrText>
        </w:r>
        <w:r>
          <w:fldChar w:fldCharType="separate"/>
        </w:r>
        <w:r>
          <w:rPr>
            <w:rFonts w:eastAsia="黑体"/>
          </w:rPr>
          <w:t xml:space="preserve">6.1 </w:t>
        </w:r>
        <w:r>
          <w:rPr>
            <w:rFonts w:eastAsia="黑体"/>
          </w:rPr>
          <w:t>数据目录与文件命名</w:t>
        </w:r>
        <w:r>
          <w:tab/>
        </w:r>
        <w:r>
          <w:fldChar w:fldCharType="begin"/>
        </w:r>
        <w:r>
          <w:instrText xml:space="preserve"> PAGEREF _Toc22093 \h </w:instrText>
        </w:r>
        <w:r>
          <w:fldChar w:fldCharType="separate"/>
        </w:r>
        <w:r>
          <w:t>11</w:t>
        </w:r>
        <w:r>
          <w:fldChar w:fldCharType="end"/>
        </w:r>
        <w:r>
          <w:fldChar w:fldCharType="end"/>
        </w:r>
      </w:ins>
    </w:p>
    <w:p w14:paraId="7A4E0FBF" w14:textId="77777777" w:rsidR="00B70A53" w:rsidRDefault="00B23A79">
      <w:pPr>
        <w:pStyle w:val="TOC2"/>
        <w:tabs>
          <w:tab w:val="right" w:leader="dot" w:pos="9633"/>
        </w:tabs>
        <w:ind w:left="440"/>
        <w:rPr>
          <w:ins w:id="101" w:author="算法软件组" w:date="2026-07-26T15:55:00Z" w16du:dateUtc="2026-07-26T07:55:00Z"/>
        </w:rPr>
      </w:pPr>
      <w:ins w:id="102" w:author="算法软件组" w:date="2026-07-26T15:55:00Z" w16du:dateUtc="2026-07-26T07:55:00Z">
        <w:r>
          <w:fldChar w:fldCharType="begin"/>
        </w:r>
        <w:r>
          <w:instrText xml:space="preserve"> HYPERLINK \l _Toc22524 </w:instrText>
        </w:r>
        <w:r>
          <w:fldChar w:fldCharType="separate"/>
        </w:r>
        <w:r>
          <w:rPr>
            <w:rFonts w:eastAsia="黑体"/>
          </w:rPr>
          <w:t xml:space="preserve">6.2 </w:t>
        </w:r>
        <w:r>
          <w:rPr>
            <w:rFonts w:eastAsia="黑体"/>
          </w:rPr>
          <w:t>数据采集元数据</w:t>
        </w:r>
        <w:r>
          <w:tab/>
        </w:r>
        <w:r>
          <w:fldChar w:fldCharType="begin"/>
        </w:r>
        <w:r>
          <w:instrText xml:space="preserve"> PAGEREF _Toc22524 \h </w:instrText>
        </w:r>
        <w:r>
          <w:fldChar w:fldCharType="separate"/>
        </w:r>
        <w:r>
          <w:t>11</w:t>
        </w:r>
        <w:r>
          <w:fldChar w:fldCharType="end"/>
        </w:r>
        <w:r>
          <w:fldChar w:fldCharType="end"/>
        </w:r>
      </w:ins>
    </w:p>
    <w:p w14:paraId="1FBF051B" w14:textId="77777777" w:rsidR="00B70A53" w:rsidRDefault="00B23A79">
      <w:pPr>
        <w:pStyle w:val="TOC2"/>
        <w:tabs>
          <w:tab w:val="right" w:leader="dot" w:pos="9633"/>
        </w:tabs>
        <w:ind w:left="440"/>
        <w:rPr>
          <w:ins w:id="103" w:author="算法软件组" w:date="2026-07-26T15:55:00Z" w16du:dateUtc="2026-07-26T07:55:00Z"/>
        </w:rPr>
      </w:pPr>
      <w:ins w:id="104" w:author="算法软件组" w:date="2026-07-26T15:55:00Z" w16du:dateUtc="2026-07-26T07:55:00Z">
        <w:r>
          <w:fldChar w:fldCharType="begin"/>
        </w:r>
        <w:r>
          <w:instrText xml:space="preserve"> HYPERLINK \l _Toc22989 </w:instrText>
        </w:r>
        <w:r>
          <w:fldChar w:fldCharType="separate"/>
        </w:r>
        <w:r>
          <w:rPr>
            <w:rFonts w:eastAsia="黑体"/>
          </w:rPr>
          <w:t xml:space="preserve">6.3 </w:t>
        </w:r>
        <w:r>
          <w:rPr>
            <w:rFonts w:eastAsia="黑体"/>
          </w:rPr>
          <w:t>标注规则与互审</w:t>
        </w:r>
        <w:r>
          <w:tab/>
        </w:r>
        <w:r>
          <w:fldChar w:fldCharType="begin"/>
        </w:r>
        <w:r>
          <w:instrText xml:space="preserve"> PAGEREF _Toc22989 \h </w:instrText>
        </w:r>
        <w:r>
          <w:fldChar w:fldCharType="separate"/>
        </w:r>
        <w:r>
          <w:t>12</w:t>
        </w:r>
        <w:r>
          <w:fldChar w:fldCharType="end"/>
        </w:r>
        <w:r>
          <w:fldChar w:fldCharType="end"/>
        </w:r>
      </w:ins>
    </w:p>
    <w:p w14:paraId="7E3393E1" w14:textId="77777777" w:rsidR="00B70A53" w:rsidRDefault="00B23A79">
      <w:pPr>
        <w:pStyle w:val="TOC2"/>
        <w:tabs>
          <w:tab w:val="right" w:leader="dot" w:pos="9633"/>
        </w:tabs>
        <w:ind w:left="440"/>
        <w:rPr>
          <w:ins w:id="105" w:author="算法软件组" w:date="2026-07-26T15:55:00Z" w16du:dateUtc="2026-07-26T07:55:00Z"/>
        </w:rPr>
      </w:pPr>
      <w:ins w:id="106" w:author="算法软件组" w:date="2026-07-26T15:55:00Z" w16du:dateUtc="2026-07-26T07:55:00Z">
        <w:r>
          <w:fldChar w:fldCharType="begin"/>
        </w:r>
        <w:r>
          <w:instrText xml:space="preserve"> HYPERLINK \l _Toc23660 </w:instrText>
        </w:r>
        <w:r>
          <w:fldChar w:fldCharType="separate"/>
        </w:r>
        <w:r>
          <w:rPr>
            <w:rFonts w:eastAsia="黑体"/>
          </w:rPr>
          <w:t xml:space="preserve">6.4 </w:t>
        </w:r>
        <w:r>
          <w:rPr>
            <w:rFonts w:eastAsia="黑体"/>
          </w:rPr>
          <w:t>数据划分与泄漏防护</w:t>
        </w:r>
        <w:r>
          <w:tab/>
        </w:r>
        <w:r>
          <w:fldChar w:fldCharType="begin"/>
        </w:r>
        <w:r>
          <w:instrText xml:space="preserve"> PAGEREF _Toc23660 \h </w:instrText>
        </w:r>
        <w:r>
          <w:fldChar w:fldCharType="separate"/>
        </w:r>
        <w:r>
          <w:t>12</w:t>
        </w:r>
        <w:r>
          <w:fldChar w:fldCharType="end"/>
        </w:r>
        <w:r>
          <w:fldChar w:fldCharType="end"/>
        </w:r>
      </w:ins>
    </w:p>
    <w:p w14:paraId="1BBD0BFC" w14:textId="77777777" w:rsidR="00B70A53" w:rsidRDefault="00B23A79">
      <w:pPr>
        <w:pStyle w:val="TOC2"/>
        <w:tabs>
          <w:tab w:val="right" w:leader="dot" w:pos="9633"/>
        </w:tabs>
        <w:ind w:left="440"/>
        <w:rPr>
          <w:ins w:id="107" w:author="算法软件组" w:date="2026-07-26T15:55:00Z" w16du:dateUtc="2026-07-26T07:55:00Z"/>
        </w:rPr>
      </w:pPr>
      <w:ins w:id="108" w:author="算法软件组" w:date="2026-07-26T15:55:00Z" w16du:dateUtc="2026-07-26T07:55:00Z">
        <w:r>
          <w:fldChar w:fldCharType="begin"/>
        </w:r>
        <w:r>
          <w:instrText xml:space="preserve"> HYPERLINK \l _Toc9802 </w:instrText>
        </w:r>
        <w:r>
          <w:fldChar w:fldCharType="separate"/>
        </w:r>
        <w:r>
          <w:rPr>
            <w:rFonts w:eastAsia="黑体"/>
          </w:rPr>
          <w:t xml:space="preserve">6.5 </w:t>
        </w:r>
        <w:r>
          <w:rPr>
            <w:rFonts w:eastAsia="黑体"/>
          </w:rPr>
          <w:t>数据版本与备份</w:t>
        </w:r>
        <w:r>
          <w:tab/>
        </w:r>
        <w:r>
          <w:fldChar w:fldCharType="begin"/>
        </w:r>
        <w:r>
          <w:instrText xml:space="preserve"> PAGEREF _Toc9802 \h </w:instrText>
        </w:r>
        <w:r>
          <w:fldChar w:fldCharType="separate"/>
        </w:r>
        <w:r>
          <w:t>13</w:t>
        </w:r>
        <w:r>
          <w:fldChar w:fldCharType="end"/>
        </w:r>
        <w:r>
          <w:fldChar w:fldCharType="end"/>
        </w:r>
      </w:ins>
    </w:p>
    <w:p w14:paraId="3E819618" w14:textId="77777777" w:rsidR="00B70A53" w:rsidRDefault="00B23A79">
      <w:pPr>
        <w:pStyle w:val="TOC1"/>
        <w:tabs>
          <w:tab w:val="right" w:leader="dot" w:pos="9633"/>
        </w:tabs>
        <w:rPr>
          <w:ins w:id="109" w:author="算法软件组" w:date="2026-07-26T15:55:00Z" w16du:dateUtc="2026-07-26T07:55:00Z"/>
        </w:rPr>
      </w:pPr>
      <w:ins w:id="110" w:author="算法软件组" w:date="2026-07-26T15:55:00Z" w16du:dateUtc="2026-07-26T07:55:00Z">
        <w:r>
          <w:fldChar w:fldCharType="begin"/>
        </w:r>
        <w:r>
          <w:instrText xml:space="preserve"> HYPERLINK \l _Toc21934 </w:instrText>
        </w:r>
        <w:r>
          <w:fldChar w:fldCharType="separate"/>
        </w:r>
        <w:r>
          <w:rPr>
            <w:rFonts w:eastAsia="黑体"/>
          </w:rPr>
          <w:t xml:space="preserve">7 </w:t>
        </w:r>
        <w:r>
          <w:rPr>
            <w:rFonts w:eastAsia="黑体"/>
          </w:rPr>
          <w:t>算法详细设计</w:t>
        </w:r>
        <w:r>
          <w:tab/>
        </w:r>
        <w:r>
          <w:fldChar w:fldCharType="begin"/>
        </w:r>
        <w:r>
          <w:instrText xml:space="preserve"> PAGEREF _Toc21934 \h </w:instrText>
        </w:r>
        <w:r>
          <w:fldChar w:fldCharType="separate"/>
        </w:r>
        <w:r>
          <w:t>13</w:t>
        </w:r>
        <w:r>
          <w:fldChar w:fldCharType="end"/>
        </w:r>
        <w:r>
          <w:fldChar w:fldCharType="end"/>
        </w:r>
      </w:ins>
    </w:p>
    <w:p w14:paraId="0C67DE81" w14:textId="77777777" w:rsidR="00B70A53" w:rsidRDefault="00B23A79">
      <w:pPr>
        <w:pStyle w:val="TOC2"/>
        <w:tabs>
          <w:tab w:val="right" w:leader="dot" w:pos="9633"/>
        </w:tabs>
        <w:ind w:left="440"/>
        <w:rPr>
          <w:ins w:id="111" w:author="算法软件组" w:date="2026-07-26T15:55:00Z" w16du:dateUtc="2026-07-26T07:55:00Z"/>
        </w:rPr>
      </w:pPr>
      <w:ins w:id="112" w:author="算法软件组" w:date="2026-07-26T15:55:00Z" w16du:dateUtc="2026-07-26T07:55:00Z">
        <w:r>
          <w:fldChar w:fldCharType="begin"/>
        </w:r>
        <w:r>
          <w:instrText xml:space="preserve"> HYPERLINK \l _Toc23028 </w:instrText>
        </w:r>
        <w:r>
          <w:fldChar w:fldCharType="separate"/>
        </w:r>
        <w:r>
          <w:rPr>
            <w:rFonts w:eastAsia="黑体"/>
          </w:rPr>
          <w:t xml:space="preserve">7.1 </w:t>
        </w:r>
        <w:r>
          <w:rPr>
            <w:rFonts w:eastAsia="黑体"/>
          </w:rPr>
          <w:t>算法路线</w:t>
        </w:r>
        <w:r>
          <w:tab/>
        </w:r>
        <w:r>
          <w:fldChar w:fldCharType="begin"/>
        </w:r>
        <w:r>
          <w:instrText xml:space="preserve"> PAGEREF _Toc23028 \h </w:instrText>
        </w:r>
        <w:r>
          <w:fldChar w:fldCharType="separate"/>
        </w:r>
        <w:r>
          <w:t>13</w:t>
        </w:r>
        <w:r>
          <w:fldChar w:fldCharType="end"/>
        </w:r>
        <w:r>
          <w:fldChar w:fldCharType="end"/>
        </w:r>
      </w:ins>
    </w:p>
    <w:p w14:paraId="07CFAECB" w14:textId="77777777" w:rsidR="00B70A53" w:rsidRDefault="00B23A79">
      <w:pPr>
        <w:pStyle w:val="TOC2"/>
        <w:tabs>
          <w:tab w:val="right" w:leader="dot" w:pos="9633"/>
        </w:tabs>
        <w:ind w:left="440"/>
        <w:rPr>
          <w:ins w:id="113" w:author="算法软件组" w:date="2026-07-26T15:55:00Z" w16du:dateUtc="2026-07-26T07:55:00Z"/>
        </w:rPr>
      </w:pPr>
      <w:ins w:id="114" w:author="算法软件组" w:date="2026-07-26T15:55:00Z" w16du:dateUtc="2026-07-26T07:55:00Z">
        <w:r>
          <w:fldChar w:fldCharType="begin"/>
        </w:r>
        <w:r>
          <w:instrText xml:space="preserve"> HYPERLINK \l _Toc10622 </w:instrText>
        </w:r>
        <w:r>
          <w:fldChar w:fldCharType="separate"/>
        </w:r>
        <w:r>
          <w:rPr>
            <w:rFonts w:eastAsia="黑体"/>
          </w:rPr>
          <w:t xml:space="preserve">7.2 </w:t>
        </w:r>
        <w:r>
          <w:rPr>
            <w:rFonts w:eastAsia="黑体"/>
          </w:rPr>
          <w:t>训练方案</w:t>
        </w:r>
        <w:r>
          <w:tab/>
        </w:r>
        <w:r>
          <w:fldChar w:fldCharType="begin"/>
        </w:r>
        <w:r>
          <w:instrText xml:space="preserve"> PAGEREF _Toc10622 \h </w:instrText>
        </w:r>
        <w:r>
          <w:fldChar w:fldCharType="separate"/>
        </w:r>
        <w:r>
          <w:t>14</w:t>
        </w:r>
        <w:r>
          <w:fldChar w:fldCharType="end"/>
        </w:r>
        <w:r>
          <w:fldChar w:fldCharType="end"/>
        </w:r>
      </w:ins>
    </w:p>
    <w:p w14:paraId="45715080" w14:textId="77777777" w:rsidR="00B70A53" w:rsidRDefault="00B23A79">
      <w:pPr>
        <w:pStyle w:val="TOC1"/>
        <w:tabs>
          <w:tab w:val="right" w:leader="dot" w:pos="9633"/>
        </w:tabs>
        <w:rPr>
          <w:ins w:id="115" w:author="算法软件组" w:date="2026-07-26T15:55:00Z" w16du:dateUtc="2026-07-26T07:55:00Z"/>
        </w:rPr>
      </w:pPr>
      <w:ins w:id="116" w:author="算法软件组" w:date="2026-07-26T15:55:00Z" w16du:dateUtc="2026-07-26T07:55:00Z">
        <w:r>
          <w:t xml:space="preserve">8 </w:t>
        </w:r>
        <w:r>
          <w:t>离线检测模块与软件接口</w:t>
        </w:r>
        <w:r>
          <w:tab/>
          <w:t>14</w:t>
        </w:r>
      </w:ins>
    </w:p>
    <w:p w14:paraId="272A2587" w14:textId="77777777" w:rsidR="00B70A53" w:rsidRDefault="00B23A79">
      <w:pPr>
        <w:pStyle w:val="TOC1"/>
        <w:rPr>
          <w:ins w:id="117" w:author="算法软件组" w:date="2026-07-26T15:55:00Z" w16du:dateUtc="2026-07-26T07:55:00Z"/>
        </w:rPr>
      </w:pPr>
      <w:ins w:id="118" w:author="算法软件组" w:date="2026-07-26T15:55:00Z" w16du:dateUtc="2026-07-26T07:55:00Z">
        <w:r>
          <w:t xml:space="preserve">9 </w:t>
        </w:r>
        <w:r>
          <w:t>检测软件与</w:t>
        </w:r>
        <w:r>
          <w:t>BI</w:t>
        </w:r>
        <w:r>
          <w:t>详细设计</w:t>
        </w:r>
      </w:ins>
    </w:p>
    <w:p w14:paraId="16EE7C85" w14:textId="77777777" w:rsidR="00B70A53" w:rsidRDefault="00B23A79">
      <w:pPr>
        <w:pStyle w:val="TOC2"/>
        <w:ind w:left="440"/>
        <w:rPr>
          <w:ins w:id="119" w:author="算法软件组" w:date="2026-07-26T15:55:00Z" w16du:dateUtc="2026-07-26T07:55:00Z"/>
        </w:rPr>
      </w:pPr>
      <w:ins w:id="120" w:author="算法软件组" w:date="2026-07-26T15:55:00Z" w16du:dateUtc="2026-07-26T07:55:00Z">
        <w:r>
          <w:t xml:space="preserve">9.1 </w:t>
        </w:r>
        <w:r>
          <w:t>检测结果展示（</w:t>
        </w:r>
        <w:r>
          <w:t>detector-ui</w:t>
        </w:r>
        <w:r>
          <w:t>）</w:t>
        </w:r>
      </w:ins>
    </w:p>
    <w:p w14:paraId="562BB0F0" w14:textId="77777777" w:rsidR="00B70A53" w:rsidRDefault="00B23A79">
      <w:pPr>
        <w:pStyle w:val="TOC2"/>
        <w:ind w:left="440"/>
        <w:rPr>
          <w:ins w:id="121" w:author="算法软件组" w:date="2026-07-26T15:55:00Z" w16du:dateUtc="2026-07-26T07:55:00Z"/>
        </w:rPr>
      </w:pPr>
      <w:ins w:id="122" w:author="算法软件组" w:date="2026-07-26T15:55:00Z" w16du:dateUtc="2026-07-26T07:55:00Z">
        <w:r>
          <w:t xml:space="preserve">9.2 </w:t>
        </w:r>
        <w:r>
          <w:t>前后端数据交互与接口契约</w:t>
        </w:r>
      </w:ins>
    </w:p>
    <w:p w14:paraId="652FD0FC" w14:textId="77777777" w:rsidR="00B70A53" w:rsidRDefault="00B23A79">
      <w:pPr>
        <w:pStyle w:val="TOC2"/>
        <w:ind w:left="440"/>
        <w:rPr>
          <w:ins w:id="123" w:author="算法软件组" w:date="2026-07-26T15:55:00Z" w16du:dateUtc="2026-07-26T07:55:00Z"/>
        </w:rPr>
      </w:pPr>
      <w:ins w:id="124" w:author="算法软件组" w:date="2026-07-26T15:55:00Z" w16du:dateUtc="2026-07-26T07:55:00Z">
        <w:r>
          <w:t xml:space="preserve">9.3 </w:t>
        </w:r>
        <w:r>
          <w:t>统计分析</w:t>
        </w:r>
      </w:ins>
    </w:p>
    <w:p w14:paraId="76713FAA" w14:textId="77777777" w:rsidR="00B70A53" w:rsidRDefault="00B23A79">
      <w:pPr>
        <w:pStyle w:val="TOC2"/>
        <w:ind w:left="440"/>
        <w:rPr>
          <w:ins w:id="125" w:author="算法软件组" w:date="2026-07-26T15:55:00Z" w16du:dateUtc="2026-07-26T07:55:00Z"/>
        </w:rPr>
      </w:pPr>
      <w:ins w:id="126" w:author="算法软件组" w:date="2026-07-26T15:55:00Z" w16du:dateUtc="2026-07-26T07:55:00Z">
        <w:r>
          <w:t xml:space="preserve">9.4 </w:t>
        </w:r>
        <w:r>
          <w:t>管理</w:t>
        </w:r>
        <w:r>
          <w:t>BI</w:t>
        </w:r>
      </w:ins>
    </w:p>
    <w:p w14:paraId="71A46114" w14:textId="77777777" w:rsidR="00B70A53" w:rsidRDefault="00B23A79">
      <w:pPr>
        <w:pStyle w:val="TOC2"/>
        <w:ind w:left="440"/>
        <w:rPr>
          <w:ins w:id="127" w:author="算法软件组" w:date="2026-07-26T15:55:00Z" w16du:dateUtc="2026-07-26T07:55:00Z"/>
        </w:rPr>
      </w:pPr>
      <w:ins w:id="128" w:author="算法软件组" w:date="2026-07-26T15:55:00Z" w16du:dateUtc="2026-07-26T07:55:00Z">
        <w:r>
          <w:t xml:space="preserve">9.5 </w:t>
        </w:r>
        <w:r>
          <w:t>联调与第三方试操检查点</w:t>
        </w:r>
      </w:ins>
    </w:p>
    <w:p w14:paraId="4A2D3413" w14:textId="77777777" w:rsidR="00B70A53" w:rsidRDefault="00B23A79">
      <w:pPr>
        <w:pStyle w:val="TOC2"/>
        <w:tabs>
          <w:tab w:val="right" w:leader="dot" w:pos="9633"/>
        </w:tabs>
        <w:ind w:left="440"/>
        <w:rPr>
          <w:ins w:id="129" w:author="算法软件组" w:date="2026-07-26T15:55:00Z" w16du:dateUtc="2026-07-26T07:55:00Z"/>
        </w:rPr>
      </w:pPr>
      <w:ins w:id="130" w:author="算法软件组" w:date="2026-07-26T15:55:00Z" w16du:dateUtc="2026-07-26T07:55:00Z">
        <w:r>
          <w:fldChar w:fldCharType="begin"/>
        </w:r>
        <w:r>
          <w:instrText xml:space="preserve"> HYPERLINK \l _Toc2215 </w:instrText>
        </w:r>
        <w:r>
          <w:fldChar w:fldCharType="separate"/>
        </w:r>
        <w:r>
          <w:rPr>
            <w:rFonts w:eastAsia="黑体"/>
          </w:rPr>
          <w:t xml:space="preserve">8.1 </w:t>
        </w:r>
        <w:r>
          <w:rPr>
            <w:rFonts w:eastAsia="黑体"/>
          </w:rPr>
          <w:t>功能模块</w:t>
        </w:r>
        <w:r>
          <w:tab/>
        </w:r>
        <w:r>
          <w:fldChar w:fldCharType="begin"/>
        </w:r>
        <w:r>
          <w:instrText xml:space="preserve"> PAGEREF _Toc2215 \h </w:instrText>
        </w:r>
        <w:r>
          <w:fldChar w:fldCharType="separate"/>
        </w:r>
        <w:r>
          <w:t>14</w:t>
        </w:r>
        <w:r>
          <w:fldChar w:fldCharType="end"/>
        </w:r>
        <w:r>
          <w:fldChar w:fldCharType="end"/>
        </w:r>
      </w:ins>
    </w:p>
    <w:p w14:paraId="4333A7D3" w14:textId="77777777" w:rsidR="00B70A53" w:rsidRDefault="00B23A79">
      <w:pPr>
        <w:pStyle w:val="TOC2"/>
        <w:tabs>
          <w:tab w:val="right" w:leader="dot" w:pos="9633"/>
        </w:tabs>
        <w:ind w:left="440"/>
        <w:rPr>
          <w:ins w:id="131" w:author="算法软件组" w:date="2026-07-26T15:55:00Z" w16du:dateUtc="2026-07-26T07:55:00Z"/>
        </w:rPr>
      </w:pPr>
      <w:ins w:id="132" w:author="算法软件组" w:date="2026-07-26T15:55:00Z" w16du:dateUtc="2026-07-26T07:55:00Z">
        <w:r>
          <w:fldChar w:fldCharType="begin"/>
        </w:r>
        <w:r>
          <w:instrText xml:space="preserve"> HYPERLINK \l _Toc30319 </w:instrText>
        </w:r>
        <w:r>
          <w:fldChar w:fldCharType="separate"/>
        </w:r>
        <w:r>
          <w:rPr>
            <w:rFonts w:eastAsia="黑体"/>
          </w:rPr>
          <w:t xml:space="preserve">8.2 </w:t>
        </w:r>
        <w:r>
          <w:rPr>
            <w:rFonts w:eastAsia="黑体"/>
          </w:rPr>
          <w:t>结构化结果字段</w:t>
        </w:r>
        <w:r>
          <w:tab/>
        </w:r>
        <w:r>
          <w:fldChar w:fldCharType="begin"/>
        </w:r>
        <w:r>
          <w:instrText xml:space="preserve"> PAGEREF _Toc30319 \h </w:instrText>
        </w:r>
        <w:r>
          <w:fldChar w:fldCharType="separate"/>
        </w:r>
        <w:r>
          <w:t>15</w:t>
        </w:r>
        <w:r>
          <w:fldChar w:fldCharType="end"/>
        </w:r>
        <w:r>
          <w:fldChar w:fldCharType="end"/>
        </w:r>
      </w:ins>
    </w:p>
    <w:p w14:paraId="2FBA2B36" w14:textId="77777777" w:rsidR="00B70A53" w:rsidRDefault="00B23A79">
      <w:pPr>
        <w:pStyle w:val="TOC2"/>
        <w:tabs>
          <w:tab w:val="right" w:leader="dot" w:pos="9633"/>
        </w:tabs>
        <w:ind w:left="440"/>
        <w:rPr>
          <w:ins w:id="133" w:author="算法软件组" w:date="2026-07-26T15:55:00Z" w16du:dateUtc="2026-07-26T07:55:00Z"/>
        </w:rPr>
      </w:pPr>
      <w:ins w:id="134" w:author="算法软件组" w:date="2026-07-26T15:55:00Z" w16du:dateUtc="2026-07-26T07:55:00Z">
        <w:r>
          <w:fldChar w:fldCharType="begin"/>
        </w:r>
        <w:r>
          <w:instrText xml:space="preserve"> HYPERLINK \l _Toc20762 </w:instrText>
        </w:r>
        <w:r>
          <w:fldChar w:fldCharType="separate"/>
        </w:r>
        <w:r>
          <w:rPr>
            <w:rFonts w:eastAsia="黑体"/>
          </w:rPr>
          <w:t xml:space="preserve">8.3 </w:t>
        </w:r>
        <w:r>
          <w:rPr>
            <w:rFonts w:eastAsia="黑体"/>
          </w:rPr>
          <w:t>接口定义</w:t>
        </w:r>
        <w:r>
          <w:tab/>
        </w:r>
        <w:r>
          <w:fldChar w:fldCharType="begin"/>
        </w:r>
        <w:r>
          <w:instrText xml:space="preserve"> PAGEREF _Toc20762 \h </w:instrText>
        </w:r>
        <w:r>
          <w:fldChar w:fldCharType="separate"/>
        </w:r>
        <w:r>
          <w:t>15</w:t>
        </w:r>
        <w:r>
          <w:fldChar w:fldCharType="end"/>
        </w:r>
        <w:r>
          <w:fldChar w:fldCharType="end"/>
        </w:r>
      </w:ins>
    </w:p>
    <w:p w14:paraId="14187D21" w14:textId="77777777" w:rsidR="00B70A53" w:rsidRDefault="00B23A79">
      <w:pPr>
        <w:pStyle w:val="TOC2"/>
        <w:tabs>
          <w:tab w:val="right" w:leader="dot" w:pos="9633"/>
        </w:tabs>
        <w:ind w:left="440"/>
        <w:rPr>
          <w:ins w:id="135" w:author="算法软件组" w:date="2026-07-26T15:55:00Z" w16du:dateUtc="2026-07-26T07:55:00Z"/>
        </w:rPr>
      </w:pPr>
      <w:ins w:id="136" w:author="算法软件组" w:date="2026-07-26T15:55:00Z" w16du:dateUtc="2026-07-26T07:55:00Z">
        <w:r>
          <w:fldChar w:fldCharType="begin"/>
        </w:r>
        <w:r>
          <w:instrText xml:space="preserve"> HYPERLINK \l _Toc25857 </w:instrText>
        </w:r>
        <w:r>
          <w:fldChar w:fldCharType="separate"/>
        </w:r>
        <w:r>
          <w:rPr>
            <w:rFonts w:eastAsia="黑体"/>
          </w:rPr>
          <w:t xml:space="preserve">8.4 </w:t>
        </w:r>
        <w:r>
          <w:rPr>
            <w:rFonts w:eastAsia="黑体"/>
          </w:rPr>
          <w:t>部署与运行环境</w:t>
        </w:r>
        <w:r>
          <w:tab/>
        </w:r>
        <w:r>
          <w:fldChar w:fldCharType="begin"/>
        </w:r>
        <w:r>
          <w:instrText xml:space="preserve"> PAGEREF _Toc25857 \h </w:instrText>
        </w:r>
        <w:r>
          <w:fldChar w:fldCharType="separate"/>
        </w:r>
        <w:r>
          <w:t>16</w:t>
        </w:r>
        <w:r>
          <w:fldChar w:fldCharType="end"/>
        </w:r>
        <w:r>
          <w:fldChar w:fldCharType="end"/>
        </w:r>
      </w:ins>
    </w:p>
    <w:p w14:paraId="0A850B8C" w14:textId="77777777" w:rsidR="00B70A53" w:rsidRDefault="00B23A79">
      <w:pPr>
        <w:pStyle w:val="TOC1"/>
        <w:tabs>
          <w:tab w:val="right" w:leader="dot" w:pos="9633"/>
        </w:tabs>
        <w:rPr>
          <w:ins w:id="137" w:author="算法软件组" w:date="2026-07-26T15:55:00Z" w16du:dateUtc="2026-07-26T07:55:00Z"/>
        </w:rPr>
      </w:pPr>
      <w:ins w:id="138" w:author="算法软件组" w:date="2026-07-26T15:55:00Z" w16du:dateUtc="2026-07-26T07:55:00Z">
        <w:r>
          <w:t xml:space="preserve">10 </w:t>
        </w:r>
        <w:r>
          <w:t>测试情况与效率对比</w:t>
        </w:r>
        <w:r>
          <w:tab/>
          <w:t>16</w:t>
        </w:r>
      </w:ins>
    </w:p>
    <w:p w14:paraId="2D18A1F3" w14:textId="77777777" w:rsidR="00B70A53" w:rsidRDefault="00B23A79">
      <w:pPr>
        <w:pStyle w:val="TOC2"/>
        <w:tabs>
          <w:tab w:val="right" w:leader="dot" w:pos="9633"/>
        </w:tabs>
        <w:ind w:left="440"/>
        <w:rPr>
          <w:ins w:id="139" w:author="算法软件组" w:date="2026-07-26T15:55:00Z" w16du:dateUtc="2026-07-26T07:55:00Z"/>
        </w:rPr>
      </w:pPr>
      <w:ins w:id="140" w:author="算法软件组" w:date="2026-07-26T15:55:00Z" w16du:dateUtc="2026-07-26T07:55:00Z">
        <w:r>
          <w:t xml:space="preserve">10.1 </w:t>
        </w:r>
        <w:r>
          <w:t>测试情况</w:t>
        </w:r>
        <w:r>
          <w:tab/>
          <w:t>16</w:t>
        </w:r>
      </w:ins>
    </w:p>
    <w:p w14:paraId="2509A193" w14:textId="77777777" w:rsidR="00B70A53" w:rsidRDefault="00B23A79">
      <w:pPr>
        <w:pStyle w:val="TOC2"/>
        <w:tabs>
          <w:tab w:val="right" w:leader="dot" w:pos="9633"/>
        </w:tabs>
        <w:ind w:left="440"/>
        <w:rPr>
          <w:ins w:id="141" w:author="算法软件组" w:date="2026-07-26T15:55:00Z" w16du:dateUtc="2026-07-26T07:55:00Z"/>
        </w:rPr>
      </w:pPr>
      <w:ins w:id="142" w:author="算法软件组" w:date="2026-07-26T15:55:00Z" w16du:dateUtc="2026-07-26T07:55:00Z">
        <w:r>
          <w:t xml:space="preserve">10.2 </w:t>
        </w:r>
        <w:r>
          <w:t>效率对比</w:t>
        </w:r>
        <w:r>
          <w:tab/>
          <w:t>16</w:t>
        </w:r>
      </w:ins>
    </w:p>
    <w:p w14:paraId="7D884403" w14:textId="77777777" w:rsidR="00B70A53" w:rsidRDefault="00B23A79">
      <w:pPr>
        <w:pStyle w:val="TOC1"/>
        <w:tabs>
          <w:tab w:val="right" w:leader="dot" w:pos="9633"/>
        </w:tabs>
        <w:rPr>
          <w:ins w:id="143" w:author="算法软件组" w:date="2026-07-26T15:55:00Z" w16du:dateUtc="2026-07-26T07:55:00Z"/>
        </w:rPr>
      </w:pPr>
      <w:ins w:id="144" w:author="算法软件组" w:date="2026-07-26T15:55:00Z" w16du:dateUtc="2026-07-26T07:55:00Z">
        <w:r>
          <w:fldChar w:fldCharType="begin"/>
        </w:r>
        <w:r>
          <w:instrText xml:space="preserve"> HYPERLINK \l _Toc21333 </w:instrText>
        </w:r>
        <w:r>
          <w:fldChar w:fldCharType="separate"/>
        </w:r>
        <w:r>
          <w:rPr>
            <w:rFonts w:eastAsia="黑体"/>
          </w:rPr>
          <w:t>附录</w:t>
        </w:r>
        <w:r>
          <w:rPr>
            <w:rFonts w:eastAsia="黑体"/>
          </w:rPr>
          <w:t xml:space="preserve">A </w:t>
        </w:r>
        <w:r>
          <w:rPr>
            <w:rFonts w:eastAsia="黑体"/>
          </w:rPr>
          <w:t>缺陷定义卡</w:t>
        </w:r>
        <w:r>
          <w:tab/>
        </w:r>
        <w:r>
          <w:fldChar w:fldCharType="begin"/>
        </w:r>
        <w:r>
          <w:instrText xml:space="preserve"> PAGEREF _Toc21333 \h </w:instrText>
        </w:r>
        <w:r>
          <w:fldChar w:fldCharType="separate"/>
        </w:r>
        <w:r>
          <w:t>18</w:t>
        </w:r>
        <w:r>
          <w:fldChar w:fldCharType="end"/>
        </w:r>
        <w:r>
          <w:fldChar w:fldCharType="end"/>
        </w:r>
      </w:ins>
    </w:p>
    <w:p w14:paraId="6FA62F75" w14:textId="77777777" w:rsidR="00B70A53" w:rsidRDefault="00B23A79">
      <w:pPr>
        <w:ind w:firstLine="0"/>
      </w:pPr>
      <w:ins w:id="145" w:author="算法软件组" w:date="2026-07-26T15:55:00Z" w16du:dateUtc="2026-07-26T07:55:00Z">
        <w:r>
          <w:fldChar w:fldCharType="end"/>
        </w:r>
      </w:ins>
    </w:p>
    <w:p w14:paraId="55778BD2" w14:textId="77777777" w:rsidR="00B70A53" w:rsidRDefault="00B23A79">
      <w:r>
        <w:br w:type="page"/>
      </w:r>
    </w:p>
    <w:p w14:paraId="663BDBEA" w14:textId="77777777" w:rsidR="00B70A53" w:rsidRDefault="00B23A79">
      <w:pPr>
        <w:pStyle w:val="1"/>
      </w:pPr>
      <w:bookmarkStart w:id="146" w:name="_Toc19105"/>
      <w:r>
        <w:t xml:space="preserve">1 </w:t>
      </w:r>
      <w:r>
        <w:t>项目概述</w:t>
      </w:r>
      <w:bookmarkEnd w:id="146"/>
    </w:p>
    <w:p w14:paraId="21709E0A" w14:textId="77777777" w:rsidR="00B70A53" w:rsidRDefault="00B23A79">
      <w:pPr>
        <w:pStyle w:val="2"/>
      </w:pPr>
      <w:bookmarkStart w:id="147" w:name="_Toc2099"/>
      <w:r>
        <w:t xml:space="preserve">1.1 </w:t>
      </w:r>
      <w:r>
        <w:t>项目对象</w:t>
      </w:r>
      <w:bookmarkEnd w:id="147"/>
    </w:p>
    <w:p w14:paraId="786BAD09" w14:textId="77777777" w:rsidR="00B70A53" w:rsidRDefault="00B23A79">
      <w:r>
        <w:t>本项目面向玻纤增强拉挤电芯压条的表面质量检查，拟通过受控成像、</w:t>
      </w:r>
      <w:r>
        <w:t>AI</w:t>
      </w:r>
      <w:r>
        <w:t>缺陷定位、人工复核和结构化结果记录，形成机器视觉验证方案。</w:t>
      </w:r>
    </w:p>
    <w:p w14:paraId="55DA3671" w14:textId="77777777" w:rsidR="00B70A53" w:rsidRDefault="00B23A79">
      <w:pPr>
        <w:pStyle w:val="TableCaptionCN"/>
      </w:pPr>
      <w:r>
        <w:t>表</w:t>
      </w:r>
      <w:r>
        <w:t xml:space="preserve"> 2  </w:t>
      </w:r>
      <w:r>
        <w:t>项目对象与关键未知量</w:t>
      </w:r>
    </w:p>
    <w:tbl>
      <w:tblPr>
        <w:tblW w:w="7255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7"/>
        <w:gridCol w:w="4988"/>
      </w:tblGrid>
      <w:tr w:rsidR="00B70A53" w14:paraId="6F665AB5" w14:textId="77777777">
        <w:trPr>
          <w:cantSplit/>
          <w:tblHeader/>
          <w:jc w:val="center"/>
        </w:trPr>
        <w:tc>
          <w:tcPr>
            <w:tcW w:w="226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6776C7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b/>
                <w:sz w:val="21"/>
              </w:rPr>
              <w:t>项目字段</w:t>
            </w:r>
          </w:p>
        </w:tc>
        <w:tc>
          <w:tcPr>
            <w:tcW w:w="498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446F16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b/>
                <w:sz w:val="21"/>
              </w:rPr>
              <w:t>当前口径</w:t>
            </w:r>
          </w:p>
        </w:tc>
      </w:tr>
      <w:tr w:rsidR="00B70A53" w14:paraId="774D0E3F" w14:textId="77777777">
        <w:trPr>
          <w:cantSplit/>
          <w:jc w:val="center"/>
        </w:trPr>
        <w:tc>
          <w:tcPr>
            <w:tcW w:w="22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B2C90A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应用对象</w:t>
            </w:r>
          </w:p>
        </w:tc>
        <w:tc>
          <w:tcPr>
            <w:tcW w:w="49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D76511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玻纤增强拉挤电芯压条</w:t>
            </w:r>
          </w:p>
        </w:tc>
      </w:tr>
      <w:tr w:rsidR="00B70A53" w14:paraId="0B1806D4" w14:textId="77777777">
        <w:trPr>
          <w:cantSplit/>
          <w:jc w:val="center"/>
        </w:trPr>
        <w:tc>
          <w:tcPr>
            <w:tcW w:w="22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287541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应用企业</w:t>
            </w:r>
          </w:p>
        </w:tc>
        <w:tc>
          <w:tcPr>
            <w:tcW w:w="49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272DE2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rFonts w:hint="eastAsia"/>
                <w:sz w:val="21"/>
              </w:rPr>
              <w:t>北京维盛复合材料有限公司</w:t>
            </w:r>
          </w:p>
        </w:tc>
      </w:tr>
      <w:tr w:rsidR="00B70A53" w14:paraId="60468CEF" w14:textId="77777777">
        <w:trPr>
          <w:cantSplit/>
          <w:jc w:val="center"/>
        </w:trPr>
        <w:tc>
          <w:tcPr>
            <w:tcW w:w="22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CAB0AF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树脂体系</w:t>
            </w:r>
          </w:p>
        </w:tc>
        <w:tc>
          <w:tcPr>
            <w:tcW w:w="49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E8EFDC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  <w:highlight w:val="yellow"/>
              </w:rPr>
              <w:t>[</w:t>
            </w:r>
            <w:r>
              <w:rPr>
                <w:sz w:val="21"/>
                <w:highlight w:val="yellow"/>
              </w:rPr>
              <w:t>待确认</w:t>
            </w:r>
            <w:r>
              <w:rPr>
                <w:sz w:val="21"/>
                <w:highlight w:val="yellow"/>
              </w:rPr>
              <w:t>]</w:t>
            </w:r>
          </w:p>
        </w:tc>
      </w:tr>
      <w:tr w:rsidR="00B70A53" w14:paraId="43A6A33A" w14:textId="77777777">
        <w:trPr>
          <w:cantSplit/>
          <w:jc w:val="center"/>
        </w:trPr>
        <w:tc>
          <w:tcPr>
            <w:tcW w:w="22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9987A5" w14:textId="77777777" w:rsidR="00B70A53" w:rsidRDefault="00B23A79">
            <w:pPr>
              <w:spacing w:line="276" w:lineRule="auto"/>
              <w:ind w:firstLine="0"/>
              <w:jc w:val="center"/>
              <w:rPr>
                <w:sz w:val="21"/>
              </w:rPr>
            </w:pPr>
            <w:r>
              <w:rPr>
                <w:sz w:val="21"/>
              </w:rPr>
              <w:t>玻纤牌号</w:t>
            </w:r>
          </w:p>
        </w:tc>
        <w:tc>
          <w:tcPr>
            <w:tcW w:w="49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F56EC0" w14:textId="77777777" w:rsidR="00B70A53" w:rsidRDefault="00B70A53">
            <w:pPr>
              <w:spacing w:line="276" w:lineRule="auto"/>
              <w:ind w:firstLine="0"/>
              <w:jc w:val="center"/>
              <w:rPr>
                <w:sz w:val="21"/>
                <w:highlight w:val="yellow"/>
              </w:rPr>
            </w:pPr>
          </w:p>
        </w:tc>
      </w:tr>
      <w:tr w:rsidR="00B70A53" w14:paraId="05022488" w14:textId="77777777">
        <w:trPr>
          <w:cantSplit/>
          <w:jc w:val="center"/>
        </w:trPr>
        <w:tc>
          <w:tcPr>
            <w:tcW w:w="22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D0BBFD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截面尺寸</w:t>
            </w:r>
          </w:p>
        </w:tc>
        <w:tc>
          <w:tcPr>
            <w:tcW w:w="49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C8C388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  <w:highlight w:val="yellow"/>
              </w:rPr>
              <w:t>[</w:t>
            </w:r>
            <w:r>
              <w:rPr>
                <w:sz w:val="21"/>
                <w:highlight w:val="yellow"/>
              </w:rPr>
              <w:t>待确认</w:t>
            </w:r>
            <w:r>
              <w:rPr>
                <w:sz w:val="21"/>
                <w:highlight w:val="yellow"/>
              </w:rPr>
              <w:t>]</w:t>
            </w:r>
          </w:p>
        </w:tc>
      </w:tr>
      <w:tr w:rsidR="00B70A53" w14:paraId="3022404F" w14:textId="77777777">
        <w:trPr>
          <w:cantSplit/>
          <w:jc w:val="center"/>
        </w:trPr>
        <w:tc>
          <w:tcPr>
            <w:tcW w:w="22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402D01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产线速度与节拍</w:t>
            </w:r>
          </w:p>
        </w:tc>
        <w:tc>
          <w:tcPr>
            <w:tcW w:w="49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0B50A9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  <w:highlight w:val="yellow"/>
              </w:rPr>
              <w:t>[</w:t>
            </w:r>
            <w:r>
              <w:rPr>
                <w:sz w:val="21"/>
                <w:highlight w:val="yellow"/>
              </w:rPr>
              <w:t>待确认</w:t>
            </w:r>
            <w:r>
              <w:rPr>
                <w:sz w:val="21"/>
                <w:highlight w:val="yellow"/>
              </w:rPr>
              <w:t>]</w:t>
            </w:r>
          </w:p>
        </w:tc>
      </w:tr>
      <w:tr w:rsidR="00B70A53" w14:paraId="565C2616" w14:textId="77777777">
        <w:trPr>
          <w:cantSplit/>
          <w:jc w:val="center"/>
        </w:trPr>
        <w:tc>
          <w:tcPr>
            <w:tcW w:w="22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09D32B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当前检测方式</w:t>
            </w:r>
          </w:p>
        </w:tc>
        <w:tc>
          <w:tcPr>
            <w:tcW w:w="49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F6E27F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rFonts w:hint="eastAsia"/>
              </w:rPr>
              <w:t>人工全检</w:t>
            </w:r>
          </w:p>
        </w:tc>
      </w:tr>
    </w:tbl>
    <w:p w14:paraId="282DEEE3" w14:textId="77777777" w:rsidR="00B70A53" w:rsidRDefault="00B70A53">
      <w:pPr>
        <w:spacing w:after="40"/>
        <w:ind w:firstLine="0"/>
      </w:pPr>
    </w:p>
    <w:p w14:paraId="05324C97" w14:textId="77777777" w:rsidR="00B70A53" w:rsidRDefault="00B23A79">
      <w:pPr>
        <w:pStyle w:val="2"/>
      </w:pPr>
      <w:bookmarkStart w:id="148" w:name="_Toc8333"/>
      <w:r>
        <w:t xml:space="preserve">1.2 </w:t>
      </w:r>
      <w:r>
        <w:t>项目目标</w:t>
      </w:r>
      <w:bookmarkEnd w:id="148"/>
    </w:p>
    <w:p w14:paraId="75B0F353" w14:textId="77777777" w:rsidR="00B70A53" w:rsidRDefault="00B23A79">
      <w:r>
        <w:t>课程以形成采集方案、缺陷定义与检测模型、离线检测模块及第三方使用说明</w:t>
      </w:r>
      <w:r>
        <w:rPr>
          <w:rFonts w:hint="eastAsia"/>
        </w:rPr>
        <w:t>等任务书模板</w:t>
      </w:r>
      <w:r>
        <w:t>为核心</w:t>
      </w:r>
      <w:r>
        <w:rPr>
          <w:rFonts w:hint="eastAsia"/>
        </w:rPr>
        <w:t>，</w:t>
      </w:r>
      <w:r>
        <w:rPr>
          <w:rFonts w:hint="eastAsia"/>
        </w:rPr>
        <w:t>并拓展进行</w:t>
      </w:r>
      <w:r>
        <w:t>生产试点、整线改造和商业化。</w:t>
      </w:r>
    </w:p>
    <w:p w14:paraId="2073B961" w14:textId="77777777" w:rsidR="00B70A53" w:rsidRDefault="00B23A79">
      <w:pPr>
        <w:pStyle w:val="1"/>
      </w:pPr>
      <w:r>
        <w:rPr>
          <w:rFonts w:eastAsia="宋体"/>
          <w:sz w:val="22"/>
        </w:rPr>
        <w:br w:type="page"/>
      </w:r>
      <w:bookmarkStart w:id="149" w:name="_Toc1279"/>
      <w:r>
        <w:t xml:space="preserve">2 </w:t>
      </w:r>
      <w:r>
        <w:t>需求与约束</w:t>
      </w:r>
      <w:bookmarkEnd w:id="149"/>
    </w:p>
    <w:p w14:paraId="129B8C64" w14:textId="77777777" w:rsidR="00B70A53" w:rsidRDefault="00B23A79">
      <w:pPr>
        <w:pStyle w:val="2"/>
      </w:pPr>
      <w:bookmarkStart w:id="150" w:name="_Toc11548"/>
      <w:r>
        <w:t xml:space="preserve">2.1 </w:t>
      </w:r>
      <w:r>
        <w:t>功能需求</w:t>
      </w:r>
      <w:bookmarkEnd w:id="150"/>
    </w:p>
    <w:p w14:paraId="74659D1C" w14:textId="77777777" w:rsidR="00B70A53" w:rsidRDefault="00B23A79">
      <w:pPr>
        <w:pStyle w:val="TableCaptionCN"/>
      </w:pPr>
      <w:r>
        <w:t>表</w:t>
      </w:r>
      <w:r>
        <w:t xml:space="preserve"> 3  </w:t>
      </w:r>
      <w:r>
        <w:t>功能需求模板</w:t>
      </w:r>
    </w:p>
    <w:tbl>
      <w:tblPr>
        <w:tblW w:w="6575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3401"/>
        <w:gridCol w:w="2154"/>
      </w:tblGrid>
      <w:tr w:rsidR="00B70A53" w14:paraId="1CA6F3E1" w14:textId="77777777">
        <w:trPr>
          <w:cantSplit/>
          <w:tblHeader/>
          <w:jc w:val="center"/>
        </w:trPr>
        <w:tc>
          <w:tcPr>
            <w:tcW w:w="102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4931A1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w="340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01F470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b/>
                <w:sz w:val="19"/>
              </w:rPr>
              <w:t>功能需求</w:t>
            </w:r>
          </w:p>
        </w:tc>
        <w:tc>
          <w:tcPr>
            <w:tcW w:w="215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0B2568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b/>
                <w:sz w:val="19"/>
              </w:rPr>
              <w:t>验证方式</w:t>
            </w:r>
          </w:p>
        </w:tc>
      </w:tr>
      <w:tr w:rsidR="00B70A53" w14:paraId="1BC9DF6A" w14:textId="77777777">
        <w:trPr>
          <w:cantSplit/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E6C432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9"/>
              </w:rPr>
              <w:t>FR-01</w:t>
            </w:r>
          </w:p>
        </w:tc>
        <w:tc>
          <w:tcPr>
            <w:tcW w:w="34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019A9D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9"/>
              </w:rPr>
              <w:t>建立样件、批次、检测面与图像的唯一关联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955AD1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9"/>
              </w:rPr>
              <w:t>记录审计</w:t>
            </w:r>
          </w:p>
        </w:tc>
      </w:tr>
      <w:tr w:rsidR="00B70A53" w14:paraId="14AEB9FC" w14:textId="77777777">
        <w:trPr>
          <w:cantSplit/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8CB708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9"/>
              </w:rPr>
              <w:t>FR-02</w:t>
            </w:r>
          </w:p>
        </w:tc>
        <w:tc>
          <w:tcPr>
            <w:tcW w:w="34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56795B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9"/>
              </w:rPr>
              <w:t>按冻结的成像配方采集图像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7A94E3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9"/>
              </w:rPr>
              <w:t>重复采集测试</w:t>
            </w:r>
          </w:p>
        </w:tc>
      </w:tr>
      <w:tr w:rsidR="00B70A53" w14:paraId="357E0AFB" w14:textId="77777777">
        <w:trPr>
          <w:cantSplit/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21B325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9"/>
              </w:rPr>
              <w:t>FR-03</w:t>
            </w:r>
          </w:p>
        </w:tc>
        <w:tc>
          <w:tcPr>
            <w:tcW w:w="34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E24791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9"/>
              </w:rPr>
              <w:t>对已定义缺陷进行定位与分类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E05733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9"/>
              </w:rPr>
              <w:t>盲测</w:t>
            </w:r>
          </w:p>
        </w:tc>
      </w:tr>
      <w:tr w:rsidR="00B70A53" w14:paraId="3A9A4F98" w14:textId="77777777">
        <w:trPr>
          <w:cantSplit/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7815A7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9"/>
              </w:rPr>
              <w:t>FR-04</w:t>
            </w:r>
          </w:p>
        </w:tc>
        <w:tc>
          <w:tcPr>
            <w:tcW w:w="34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E372AB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9"/>
              </w:rPr>
              <w:t>支持人工复核、改判和备注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B30381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9"/>
              </w:rPr>
              <w:t>用户试操</w:t>
            </w:r>
          </w:p>
        </w:tc>
      </w:tr>
      <w:tr w:rsidR="00B70A53" w14:paraId="65C1AF5B" w14:textId="77777777">
        <w:trPr>
          <w:cantSplit/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EC4AFE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9"/>
              </w:rPr>
              <w:t>FR-05</w:t>
            </w:r>
          </w:p>
        </w:tc>
        <w:tc>
          <w:tcPr>
            <w:tcW w:w="34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05C4C6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9"/>
              </w:rPr>
              <w:t>保存证据图和结构化检测结果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5A92E2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9"/>
              </w:rPr>
              <w:t>字段核对</w:t>
            </w:r>
          </w:p>
        </w:tc>
      </w:tr>
      <w:tr w:rsidR="00B70A53" w14:paraId="0B5AF7F2" w14:textId="77777777">
        <w:trPr>
          <w:cantSplit/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712C4B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9"/>
              </w:rPr>
              <w:t>FR-06</w:t>
            </w:r>
          </w:p>
        </w:tc>
        <w:tc>
          <w:tcPr>
            <w:tcW w:w="34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BD2B36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9"/>
              </w:rPr>
              <w:t>支持模型、阈值与规则版本追溯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2F9B06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9"/>
              </w:rPr>
              <w:t>配置审计</w:t>
            </w:r>
          </w:p>
        </w:tc>
      </w:tr>
      <w:tr w:rsidR="00B70A53" w14:paraId="6A537720" w14:textId="77777777">
        <w:trPr>
          <w:cantSplit/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E6AC52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9"/>
              </w:rPr>
              <w:t>FR-07</w:t>
            </w:r>
          </w:p>
        </w:tc>
        <w:tc>
          <w:tcPr>
            <w:tcW w:w="34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6DA27A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9"/>
              </w:rPr>
              <w:t>导出单件、批次和缺陷统计报告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FEF03F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9"/>
              </w:rPr>
              <w:t>功能测试</w:t>
            </w:r>
          </w:p>
        </w:tc>
      </w:tr>
    </w:tbl>
    <w:p w14:paraId="1F0E0974" w14:textId="77777777" w:rsidR="00B70A53" w:rsidRDefault="00B70A53">
      <w:pPr>
        <w:spacing w:after="40"/>
        <w:ind w:firstLine="0"/>
      </w:pPr>
    </w:p>
    <w:p w14:paraId="788D6028" w14:textId="77777777" w:rsidR="00B70A53" w:rsidRDefault="00B23A79">
      <w:pPr>
        <w:pStyle w:val="2"/>
      </w:pPr>
      <w:bookmarkStart w:id="151" w:name="_Toc23194"/>
      <w:r>
        <w:t xml:space="preserve">2.2 </w:t>
      </w:r>
      <w:r>
        <w:t>缺陷范围</w:t>
      </w:r>
      <w:bookmarkEnd w:id="151"/>
    </w:p>
    <w:p w14:paraId="62AEE780" w14:textId="77777777" w:rsidR="00B70A53" w:rsidRDefault="00B23A79">
      <w:r>
        <w:t>候选缺陷包括裂纹、气泡、缺纱、划伤、异物、发白和脏污。</w:t>
      </w:r>
    </w:p>
    <w:p w14:paraId="6AF3F4D6" w14:textId="77777777" w:rsidR="00B70A53" w:rsidRDefault="00B23A79">
      <w:pPr>
        <w:pStyle w:val="TableCaptionCN"/>
      </w:pPr>
      <w:r>
        <w:t>表</w:t>
      </w:r>
      <w:r>
        <w:t xml:space="preserve"> 4  </w:t>
      </w:r>
      <w:r>
        <w:t>缺陷范围与边界冻结表</w:t>
      </w:r>
    </w:p>
    <w:tbl>
      <w:tblPr>
        <w:tblW w:w="3741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2494"/>
      </w:tblGrid>
      <w:tr w:rsidR="00B70A53" w14:paraId="69BDF818" w14:textId="77777777">
        <w:trPr>
          <w:cantSplit/>
          <w:tblHeader/>
          <w:jc w:val="center"/>
        </w:trPr>
        <w:tc>
          <w:tcPr>
            <w:tcW w:w="124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049FB1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b/>
                <w:sz w:val="19"/>
              </w:rPr>
              <w:t>缺陷类别</w:t>
            </w:r>
          </w:p>
        </w:tc>
        <w:tc>
          <w:tcPr>
            <w:tcW w:w="249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6F1D25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b/>
                <w:sz w:val="19"/>
              </w:rPr>
              <w:t>视觉现象描述</w:t>
            </w:r>
          </w:p>
        </w:tc>
      </w:tr>
      <w:tr w:rsidR="00B70A53" w14:paraId="3E702D92" w14:textId="77777777">
        <w:trPr>
          <w:cantSplit/>
          <w:jc w:val="center"/>
        </w:trPr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E3A0E3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9"/>
              </w:rPr>
              <w:t>裂纹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9FFB15" w14:textId="77777777" w:rsidR="00B70A53" w:rsidRDefault="00B23A79">
            <w:pPr>
              <w:spacing w:line="276" w:lineRule="auto"/>
              <w:ind w:firstLine="0"/>
              <w:jc w:val="center"/>
              <w:rPr>
                <w:highlight w:val="yellow"/>
              </w:rPr>
            </w:pPr>
            <w:r>
              <w:rPr>
                <w:sz w:val="19"/>
                <w:highlight w:val="yellow"/>
              </w:rPr>
              <w:t>[</w:t>
            </w:r>
            <w:r>
              <w:rPr>
                <w:sz w:val="19"/>
                <w:highlight w:val="yellow"/>
              </w:rPr>
              <w:t>填写</w:t>
            </w:r>
            <w:r>
              <w:rPr>
                <w:sz w:val="19"/>
                <w:highlight w:val="yellow"/>
              </w:rPr>
              <w:t>]</w:t>
            </w:r>
          </w:p>
        </w:tc>
      </w:tr>
      <w:tr w:rsidR="00B70A53" w14:paraId="78002195" w14:textId="77777777">
        <w:trPr>
          <w:cantSplit/>
          <w:jc w:val="center"/>
        </w:trPr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9104D1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9"/>
              </w:rPr>
              <w:t>气泡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72AA69" w14:textId="77777777" w:rsidR="00B70A53" w:rsidRDefault="00B23A79">
            <w:pPr>
              <w:spacing w:line="276" w:lineRule="auto"/>
              <w:ind w:firstLine="0"/>
              <w:jc w:val="center"/>
              <w:rPr>
                <w:highlight w:val="yellow"/>
              </w:rPr>
            </w:pPr>
            <w:r>
              <w:rPr>
                <w:sz w:val="19"/>
                <w:highlight w:val="yellow"/>
              </w:rPr>
              <w:t>[</w:t>
            </w:r>
            <w:r>
              <w:rPr>
                <w:sz w:val="19"/>
                <w:highlight w:val="yellow"/>
              </w:rPr>
              <w:t>填写</w:t>
            </w:r>
            <w:r>
              <w:rPr>
                <w:sz w:val="19"/>
                <w:highlight w:val="yellow"/>
              </w:rPr>
              <w:t>]</w:t>
            </w:r>
          </w:p>
        </w:tc>
      </w:tr>
      <w:tr w:rsidR="00B70A53" w14:paraId="6D346050" w14:textId="77777777">
        <w:trPr>
          <w:cantSplit/>
          <w:jc w:val="center"/>
        </w:trPr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154E1C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9"/>
              </w:rPr>
              <w:t>缺纱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62611D" w14:textId="77777777" w:rsidR="00B70A53" w:rsidRDefault="00B23A79">
            <w:pPr>
              <w:spacing w:line="276" w:lineRule="auto"/>
              <w:ind w:firstLine="0"/>
              <w:jc w:val="center"/>
              <w:rPr>
                <w:highlight w:val="yellow"/>
              </w:rPr>
            </w:pPr>
            <w:r>
              <w:rPr>
                <w:sz w:val="19"/>
                <w:highlight w:val="yellow"/>
              </w:rPr>
              <w:t>[</w:t>
            </w:r>
            <w:r>
              <w:rPr>
                <w:sz w:val="19"/>
                <w:highlight w:val="yellow"/>
              </w:rPr>
              <w:t>填写</w:t>
            </w:r>
            <w:r>
              <w:rPr>
                <w:sz w:val="19"/>
                <w:highlight w:val="yellow"/>
              </w:rPr>
              <w:t>]</w:t>
            </w:r>
          </w:p>
        </w:tc>
      </w:tr>
      <w:tr w:rsidR="00B70A53" w14:paraId="246E4F97" w14:textId="77777777">
        <w:trPr>
          <w:cantSplit/>
          <w:jc w:val="center"/>
        </w:trPr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5FC18B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9"/>
              </w:rPr>
              <w:t>划伤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90BB4D" w14:textId="77777777" w:rsidR="00B70A53" w:rsidRDefault="00B23A79">
            <w:pPr>
              <w:spacing w:line="276" w:lineRule="auto"/>
              <w:ind w:firstLine="0"/>
              <w:jc w:val="center"/>
              <w:rPr>
                <w:highlight w:val="yellow"/>
              </w:rPr>
            </w:pPr>
            <w:r>
              <w:rPr>
                <w:sz w:val="19"/>
                <w:highlight w:val="yellow"/>
              </w:rPr>
              <w:t>[</w:t>
            </w:r>
            <w:r>
              <w:rPr>
                <w:sz w:val="19"/>
                <w:highlight w:val="yellow"/>
              </w:rPr>
              <w:t>填写</w:t>
            </w:r>
            <w:r>
              <w:rPr>
                <w:sz w:val="19"/>
                <w:highlight w:val="yellow"/>
              </w:rPr>
              <w:t>]</w:t>
            </w:r>
          </w:p>
        </w:tc>
      </w:tr>
      <w:tr w:rsidR="00B70A53" w14:paraId="30A5E0F2" w14:textId="77777777">
        <w:trPr>
          <w:cantSplit/>
          <w:jc w:val="center"/>
        </w:trPr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F02CCC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9"/>
              </w:rPr>
              <w:t>异物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F358E4" w14:textId="77777777" w:rsidR="00B70A53" w:rsidRDefault="00B23A79">
            <w:pPr>
              <w:spacing w:line="276" w:lineRule="auto"/>
              <w:ind w:firstLine="0"/>
              <w:jc w:val="center"/>
              <w:rPr>
                <w:highlight w:val="yellow"/>
              </w:rPr>
            </w:pPr>
            <w:r>
              <w:rPr>
                <w:sz w:val="19"/>
                <w:highlight w:val="yellow"/>
              </w:rPr>
              <w:t>[</w:t>
            </w:r>
            <w:r>
              <w:rPr>
                <w:sz w:val="19"/>
                <w:highlight w:val="yellow"/>
              </w:rPr>
              <w:t>填写</w:t>
            </w:r>
            <w:r>
              <w:rPr>
                <w:sz w:val="19"/>
                <w:highlight w:val="yellow"/>
              </w:rPr>
              <w:t>]</w:t>
            </w:r>
          </w:p>
        </w:tc>
      </w:tr>
      <w:tr w:rsidR="00B70A53" w14:paraId="7775D7EA" w14:textId="77777777">
        <w:trPr>
          <w:cantSplit/>
          <w:jc w:val="center"/>
        </w:trPr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B36DA4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9"/>
              </w:rPr>
              <w:t>发白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822298" w14:textId="77777777" w:rsidR="00B70A53" w:rsidRDefault="00B23A79">
            <w:pPr>
              <w:spacing w:line="276" w:lineRule="auto"/>
              <w:ind w:firstLine="0"/>
              <w:jc w:val="center"/>
              <w:rPr>
                <w:highlight w:val="yellow"/>
              </w:rPr>
            </w:pPr>
            <w:r>
              <w:rPr>
                <w:sz w:val="19"/>
                <w:highlight w:val="yellow"/>
              </w:rPr>
              <w:t>[</w:t>
            </w:r>
            <w:r>
              <w:rPr>
                <w:sz w:val="19"/>
                <w:highlight w:val="yellow"/>
              </w:rPr>
              <w:t>填写</w:t>
            </w:r>
            <w:r>
              <w:rPr>
                <w:sz w:val="19"/>
                <w:highlight w:val="yellow"/>
              </w:rPr>
              <w:t>]</w:t>
            </w:r>
          </w:p>
        </w:tc>
      </w:tr>
      <w:tr w:rsidR="00B70A53" w14:paraId="6E2FCBBD" w14:textId="77777777">
        <w:trPr>
          <w:cantSplit/>
          <w:jc w:val="center"/>
        </w:trPr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E91CC5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9"/>
              </w:rPr>
              <w:t>脏污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01C001" w14:textId="77777777" w:rsidR="00B70A53" w:rsidRDefault="00B23A79">
            <w:pPr>
              <w:spacing w:line="276" w:lineRule="auto"/>
              <w:ind w:firstLine="0"/>
              <w:jc w:val="center"/>
              <w:rPr>
                <w:highlight w:val="yellow"/>
              </w:rPr>
            </w:pPr>
            <w:r>
              <w:rPr>
                <w:sz w:val="19"/>
                <w:highlight w:val="yellow"/>
              </w:rPr>
              <w:t>[</w:t>
            </w:r>
            <w:r>
              <w:rPr>
                <w:sz w:val="19"/>
                <w:highlight w:val="yellow"/>
              </w:rPr>
              <w:t>填写</w:t>
            </w:r>
            <w:r>
              <w:rPr>
                <w:sz w:val="19"/>
                <w:highlight w:val="yellow"/>
              </w:rPr>
              <w:t>]</w:t>
            </w:r>
          </w:p>
        </w:tc>
      </w:tr>
    </w:tbl>
    <w:p w14:paraId="3AA808A6" w14:textId="77777777" w:rsidR="00B70A53" w:rsidRDefault="00B70A53">
      <w:pPr>
        <w:spacing w:after="40"/>
        <w:ind w:firstLine="0"/>
      </w:pPr>
    </w:p>
    <w:p w14:paraId="5B608CDD" w14:textId="77777777" w:rsidR="00B70A53" w:rsidRDefault="00B23A79">
      <w:pPr>
        <w:pStyle w:val="2"/>
      </w:pPr>
      <w:bookmarkStart w:id="152" w:name="_Toc11794"/>
      <w:r>
        <w:t xml:space="preserve">2.3 </w:t>
      </w:r>
      <w:r>
        <w:t>性能与验收需求</w:t>
      </w:r>
      <w:bookmarkEnd w:id="152"/>
    </w:p>
    <w:p w14:paraId="2208DBD8" w14:textId="77777777" w:rsidR="00B70A53" w:rsidRDefault="00B23A79">
      <w:pPr>
        <w:pStyle w:val="TableCaptionCN"/>
      </w:pPr>
      <w:r>
        <w:t>表</w:t>
      </w:r>
      <w:r>
        <w:t xml:space="preserve"> 5  </w:t>
      </w:r>
      <w:r>
        <w:t>指标与统计口径</w:t>
      </w:r>
    </w:p>
    <w:tbl>
      <w:tblPr>
        <w:tblW w:w="4080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1360"/>
        <w:gridCol w:w="1700"/>
      </w:tblGrid>
      <w:tr w:rsidR="00B70A53" w14:paraId="359903D5" w14:textId="77777777">
        <w:trPr>
          <w:cantSplit/>
          <w:tblHeader/>
          <w:jc w:val="center"/>
        </w:trPr>
        <w:tc>
          <w:tcPr>
            <w:tcW w:w="102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E6B3FA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w="13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9354BC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26A51D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b/>
                <w:sz w:val="18"/>
              </w:rPr>
              <w:t>课程要求</w:t>
            </w:r>
          </w:p>
        </w:tc>
      </w:tr>
      <w:tr w:rsidR="00B70A53" w14:paraId="3513A1BA" w14:textId="77777777">
        <w:trPr>
          <w:cantSplit/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34C1FE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PR-01</w:t>
            </w: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030F47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测试样件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6E071C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50</w:t>
            </w:r>
            <w:r>
              <w:rPr>
                <w:sz w:val="18"/>
              </w:rPr>
              <w:t>件</w:t>
            </w:r>
          </w:p>
        </w:tc>
      </w:tr>
      <w:tr w:rsidR="00B70A53" w14:paraId="34CD1AEA" w14:textId="77777777">
        <w:trPr>
          <w:cantSplit/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302D45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PR-02</w:t>
            </w: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457B98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缺陷类别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A353A8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不少于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类</w:t>
            </w:r>
          </w:p>
        </w:tc>
      </w:tr>
      <w:tr w:rsidR="00B70A53" w14:paraId="4FB6A266" w14:textId="77777777">
        <w:trPr>
          <w:cantSplit/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8E5667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PR-03</w:t>
            </w: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958DA0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查全率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6715A8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≥80%</w:t>
            </w:r>
          </w:p>
        </w:tc>
      </w:tr>
      <w:tr w:rsidR="00B70A53" w14:paraId="2180AAE6" w14:textId="77777777">
        <w:trPr>
          <w:cantSplit/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811120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PR-04</w:t>
            </w: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7ACBF1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准确率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EEDC27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≥85%</w:t>
            </w:r>
          </w:p>
        </w:tc>
      </w:tr>
    </w:tbl>
    <w:p w14:paraId="6028EE3A" w14:textId="77777777" w:rsidR="00B70A53" w:rsidRDefault="00B70A53">
      <w:pPr>
        <w:spacing w:after="40"/>
        <w:ind w:firstLine="0"/>
      </w:pPr>
    </w:p>
    <w:p w14:paraId="1D481B83" w14:textId="77777777" w:rsidR="00B70A53" w:rsidRDefault="00B23A79">
      <w:pPr>
        <w:pStyle w:val="1"/>
        <w:rPr>
          <w:highlight w:val="yellow"/>
        </w:rPr>
      </w:pPr>
      <w:bookmarkStart w:id="153" w:name="_Toc30596"/>
      <w:r>
        <w:rPr>
          <w:highlight w:val="yellow"/>
        </w:rPr>
        <w:t xml:space="preserve">3 </w:t>
      </w:r>
      <w:r>
        <w:rPr>
          <w:highlight w:val="yellow"/>
        </w:rPr>
        <w:t>总体方案设计</w:t>
      </w:r>
      <w:bookmarkEnd w:id="153"/>
    </w:p>
    <w:p w14:paraId="72542E67" w14:textId="77777777" w:rsidR="00B70A53" w:rsidRDefault="00B23A79">
      <w:pPr>
        <w:pStyle w:val="2"/>
        <w:rPr>
          <w:ins w:id="154" w:author="算法软件组" w:date="2026-07-26T15:55:00Z" w16du:dateUtc="2026-07-26T07:55:00Z"/>
        </w:rPr>
      </w:pPr>
      <w:del w:id="275" w:author="算法软件组" w:date="2026-07-26T08:05:36Z">
        <w:r>
          <w:delText>3.1 总体架构原则</w:delText>
        </w:r>
      </w:del>
      <w:ins w:id="276" w:author="算法软件组" w:date="2026-07-26T08:05:36Z">
        <w:r>
          <w:t>3.1 总体架构与软件拓扑</w:t>
        </w:r>
      </w:ins>
    </w:p>
    <w:p w14:paraId="22852001" w14:textId="77777777" w:rsidR="00B70A53" w:rsidRDefault="00B23A79">
      <w:pPr>
        <w:rPr>
          <w:ins w:id="156" w:author="算法软件组" w:date="2026-07-26T15:55:00Z" w16du:dateUtc="2026-07-26T07:55:00Z"/>
        </w:rPr>
      </w:pPr>
      <w:del w:id="277" w:author="算法软件组" w:date="2026-07-26T08:05:36Z">
        <w:r>
          <w:delText>验收主线尽量短：任务书P0指标由离线YOLO检测模块直接承担。离线主检、近线精修与数据飞轮分开部署，禁止叠成一条串行唯一判决链。受控成像先于算法：光源和拍摄规范经试验后冻结，成像不定则指标不可复现。</w:delText>
        </w:r>
      </w:del>
      <w:ins w:id="278" w:author="算法软件组" w:date="2026-07-26T08:05:36Z">
        <w:r>
          <w:t>总体架构遵循三条原则：（1）验收主线最短化——任务书 P0（≥3 类、召回≥80%、准确率≥85%、50 件）由离线检测模块一线承载；（2）部署形态按 ADR-001 修正——在线轻量、近线精修、离线飞轮拆分，禁止把四层能力串成产线每帧唯一判决链；（3）受控成像先于算法——光源经 DOE 冻结后再固化指标。全项目软件拓扑覆盖现场机械/PLC、采集、算法、数据、前后端应用与协作侧车；实线表示本期交付或过程基线，虚线表示演进方向或未关单事项。事实源为文件与 Git 快照，不引入工业数据库或消息队列。</w:t>
        </w:r>
      </w:ins>
    </w:p>
    <w:p>
      <w:pPr>
        <w:pStyle w:val="FigureCaptionCN"/>
      </w:pPr>
      <w:ins w:id="279" w:author="算法软件组" w:date="2026-07-26T08:05:36Z">
        <w:r>
          <w:t>图 1  全项目软件拓扑图</w:t>
        </w:r>
      </w:ins>
    </w:p>
    <w:p>
      <w:pPr>
        <w:jc w:val="center"/>
      </w:pPr>
      <w:del w:id="318" w:author="算法软件组" w:date="2026-07-26T08:19:36Z">
        <w:r>
          <w:drawing>
            <wp:inline xmlns:a="http://schemas.openxmlformats.org/drawingml/2006/main" xmlns:pic="http://schemas.openxmlformats.org/drawingml/2006/picture">
              <wp:extent cx="5688000" cy="3536289"/>
              <wp:docPr id="1" name="Picture 1"/>
              <wp:cNvGraphicFramePr>
                <a:graphicFrameLocks noChangeAspect="1"/>
              </wp:cNvGraphicFramePr>
              <a:graphic>
                <a:graphicData uri="http://schemas.openxmlformats.org/drawingml/2006/picture">
                  <pic:pic>
                    <pic:nvPicPr>
                      <pic:cNvPr id="0" name="software-topology.png"/>
                      <pic:cNvPicPr/>
                    </pic:nvPicPr>
                    <pic:blipFill>
                      <a:blip r:embed="rId1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88000" cy="3536289"/>
                      </a:xfrm>
                      <a:prstGeom prst="rect"/>
                    </pic:spPr>
                  </pic:pic>
                </a:graphicData>
              </a:graphic>
            </wp:inline>
          </w:drawing>
        </w:r>
      </w:del>
      <w:ins w:id="319" w:author="算法软件组" w:date="2026-07-26T08:19:36Z">
        <w:r>
          <w:drawing>
            <wp:inline xmlns:a="http://schemas.openxmlformats.org/drawingml/2006/main" xmlns:pic="http://schemas.openxmlformats.org/drawingml/2006/picture">
              <wp:extent cx="5832000" cy="5057036"/>
              <wp:docPr id="2" name="Picture 2"/>
              <wp:cNvGraphicFramePr>
                <a:graphicFrameLocks noChangeAspect="1"/>
              </wp:cNvGraphicFramePr>
              <a:graphic>
                <a:graphicData uri="http://schemas.openxmlformats.org/drawingml/2006/picture">
                  <pic:pic>
                    <pic:nvPicPr>
                      <pic:cNvPr id="0" name="software-topology.png"/>
                      <pic:cNvPicPr/>
                    </pic:nvPicPr>
                    <pic:blipFill>
                      <a:blip r:embed="rId1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32000" cy="5057036"/>
                      </a:xfrm>
                      <a:prstGeom prst="rect"/>
                    </pic:spPr>
                  </pic:pic>
                </a:graphicData>
              </a:graphic>
            </wp:inline>
          </w:drawing>
        </w:r>
      </w:ins>
    </w:p>
    <w:p>
      <w:ins w:id="320" w:author="算法软件组" w:date="2026-07-26T08:19:36Z">
        <w:r>
          <w:rPr>
            <w:color w:val="666666"/>
            <w:sz w:val="18"/>
          </w:rPr>
          <w:t xml:space="preserve">【修订·算法软件组】拓扑图已替换为与 Canvas 一致的 DAG 版（分层色带 / P0 实线强调 / 演进虚线框）。</w:t>
        </w:r>
      </w:ins>
    </w:p>
    <w:p>
      <w:pPr/>
      <w:ins w:id="280" w:author="算法软件组" w:date="2026-07-26T08:05:36Z">
        <w:r>
          <w:t>读图约定：现场 PLC/分拣、在线 L1、近线 DINO/SAM2、VLM 飞轮为演进能力；P0 验收仅经「放图→离线 YOLO→结构化结果/叠加图→detector-ui 复核→样本回流」。详细说明见仓库 docs/design/软件拓扑图.md。</w:t>
        </w:r>
      </w:ins>
    </w:p>
    <w:p w14:paraId="68298022" w14:textId="77777777" w:rsidR="00B70A53" w:rsidRDefault="00B23A79">
      <w:pPr>
        <w:pStyle w:val="2"/>
        <w:rPr>
          <w:ins w:id="158" w:author="算法软件组" w:date="2026-07-26T15:55:00Z" w16du:dateUtc="2026-07-26T07:55:00Z"/>
        </w:rPr>
      </w:pPr>
      <w:del w:id="281" w:author="算法软件组" w:date="2026-07-26T08:05:36Z">
        <w:r>
          <w:delText>3.2 软件能力边界总览</w:delText>
        </w:r>
      </w:del>
      <w:ins w:id="282" w:author="算法软件组" w:date="2026-07-26T08:05:36Z">
        <w:r>
          <w:t>3.2 分层边界、部署形态与验收主路径</w:t>
        </w:r>
      </w:ins>
    </w:p>
    <w:p w14:paraId="1B2573EB" w14:textId="77777777" w:rsidR="00B70A53" w:rsidRDefault="00B23A79">
      <w:pPr>
        <w:rPr>
          <w:ins w:id="160" w:author="算法软件组" w:date="2026-07-26T15:55:00Z" w16du:dateUtc="2026-07-26T07:55:00Z"/>
        </w:rPr>
      </w:pPr>
      <w:del w:id="283" w:author="算法软件组" w:date="2026-07-26T08:05:36Z">
        <w:r>
          <w:delText>本期软件能力按数据流划分为四段：（1）成像与原始数据入库（第5、6章，非本章实现重点）；（2）离线检测模块完成缺陷定位/分类并落盘结构化结果（第7、8章）；（3）同步脚本将算法落盘结果转换为前端可消费的jobs数据；（4）detector-ui承担检测结果展示与复核，管理BI承担进度/风险/M币/知识库/意见箱等管理信息展示（第9章）。在线产线节拍闭环与PLC联动不作为本期硬交付。</w:delText>
        </w:r>
      </w:del>
      <w:ins w:id="284" w:author="算法软件组" w:date="2026-07-26T08:05:36Z">
        <w:r>
          <w:t>分层边界：（1）现场层——五段线与 PLC/执行器，本期非硬交付，深联调与安全认证不在范围；（2）采集层——600 万卷帘面阵、16mm 定焦、走-停-走分段拍摄与 OpenCV 标定，分辨率/光源等见未决项；（3）算法层——离线 yolo11s-seg 为 P0 主检，EfficientAD 可选增强；在线 PatchCore、近线 DINO/SAM2、VLM 飞轮为演进工具，不进离线交付包硬依赖；（4）数据层——raw-data、标注集、result.json、.project-spec 经 npm run sync-data 同步；（5）应用层——detector-ui 面向检测复核，BI 面向项目管理，写接口仅意见箱等薄 Pages Functions；（6）协作侧车——飞书-Cursor 桥，不进入 AOI 运行时。本期部署：单台工控机/工作站 conda 环境 huaduo 承载离线模块；BI 部署于 Cloudflare Pages。P0 最短闭环不经 PLC、不经在线 L1、不经近线工具层。</w:t>
        </w:r>
      </w:ins>
    </w:p>
    <w:p>
      <w:pPr>
        <w:pStyle w:val="TableCaptionCN"/>
      </w:pPr>
      <w:ins w:id="285" w:author="算法软件组" w:date="2026-07-26T08:05:36Z">
        <w:r>
          <w:t>表 6  软件拓扑分层组件清单</w:t>
        </w:r>
      </w:ins>
    </w:p>
    <w:tbl>
      <w:tblPr>
        <w:tblStyle w:val="ae"/>
        <w:tblW w:type="auto" w:w="0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</w:tcPr>
          <w:p>
            <w:ins w:id="286" w:author="算法软件组" w:date="2026-07-26T08:05:36Z">
              <w:r>
                <w:t>层</w:t>
              </w:r>
            </w:ins>
          </w:p>
        </w:tc>
        <w:tc>
          <w:tcPr>
            <w:tcW w:type="dxa" w:w="2408"/>
          </w:tcPr>
          <w:p>
            <w:ins w:id="287" w:author="算法软件组" w:date="2026-07-26T08:05:36Z">
              <w:r>
                <w:t>核心组件</w:t>
              </w:r>
            </w:ins>
          </w:p>
        </w:tc>
        <w:tc>
          <w:tcPr>
            <w:tcW w:type="dxa" w:w="2408"/>
          </w:tcPr>
          <w:p>
            <w:ins w:id="288" w:author="算法软件组" w:date="2026-07-26T08:05:36Z">
              <w:r>
                <w:t>技术/接口要点</w:t>
              </w:r>
            </w:ins>
          </w:p>
        </w:tc>
        <w:tc>
          <w:tcPr>
            <w:tcW w:type="dxa" w:w="2408"/>
          </w:tcPr>
          <w:p>
            <w:ins w:id="289" w:author="算法软件组" w:date="2026-07-26T08:05:36Z">
              <w:r>
                <w:t>本期状态</w:t>
              </w:r>
            </w:ins>
          </w:p>
        </w:tc>
      </w:tr>
      <w:tr>
        <w:tc>
          <w:tcPr>
            <w:tcW w:type="dxa" w:w="2408"/>
          </w:tcPr>
          <w:p>
            <w:ins w:id="290" w:author="算法软件组" w:date="2026-07-26T08:05:36Z">
              <w:r>
                <w:t>现场</w:t>
              </w:r>
            </w:ins>
          </w:p>
        </w:tc>
        <w:tc>
          <w:tcPr>
            <w:tcW w:type="dxa" w:w="2408"/>
          </w:tcPr>
          <w:p>
            <w:ins w:id="291" w:author="算法软件组" w:date="2026-07-26T08:05:36Z">
              <w:r>
                <w:t>五段线 / PLC / 推杆</w:t>
              </w:r>
            </w:ins>
          </w:p>
        </w:tc>
        <w:tc>
          <w:tcPr>
            <w:tcW w:type="dxa" w:w="2408"/>
          </w:tcPr>
          <w:p>
            <w:ins w:id="292" w:author="算法软件组" w:date="2026-07-26T08:05:36Z">
              <w:r>
                <w:t>触发与分拣；流水线需求表</w:t>
              </w:r>
            </w:ins>
          </w:p>
        </w:tc>
        <w:tc>
          <w:tcPr>
            <w:tcW w:type="dxa" w:w="2408"/>
          </w:tcPr>
          <w:p>
            <w:ins w:id="293" w:author="算法软件组" w:date="2026-07-26T08:05:36Z">
              <w:r>
                <w:t>演进（虚线）</w:t>
              </w:r>
            </w:ins>
          </w:p>
        </w:tc>
      </w:tr>
      <w:tr>
        <w:tc>
          <w:tcPr>
            <w:tcW w:type="dxa" w:w="2408"/>
          </w:tcPr>
          <w:p>
            <w:ins w:id="294" w:author="算法软件组" w:date="2026-07-26T08:05:36Z">
              <w:r>
                <w:t>采集</w:t>
              </w:r>
            </w:ins>
          </w:p>
        </w:tc>
        <w:tc>
          <w:tcPr>
            <w:tcW w:type="dxa" w:w="2408"/>
          </w:tcPr>
          <w:p>
            <w:ins w:id="295" w:author="算法软件组" w:date="2026-07-26T08:05:36Z">
              <w:r>
                <w:t>相机 / 光源 / 标定</w:t>
              </w:r>
            </w:ins>
          </w:p>
        </w:tc>
        <w:tc>
          <w:tcPr>
            <w:tcW w:type="dxa" w:w="2408"/>
          </w:tcPr>
          <w:p>
            <w:ins w:id="296" w:author="算法软件组" w:date="2026-07-26T08:05:36Z">
              <w:r>
                <w:t>6MP 卷帘 + DOE + OpenCV</w:t>
              </w:r>
            </w:ins>
          </w:p>
        </w:tc>
        <w:tc>
          <w:tcPr>
            <w:tcW w:type="dxa" w:w="2408"/>
          </w:tcPr>
          <w:p>
            <w:ins w:id="297" w:author="算法软件组" w:date="2026-07-26T08:05:36Z">
              <w:r>
                <w:t>过程基线</w:t>
              </w:r>
            </w:ins>
          </w:p>
        </w:tc>
      </w:tr>
      <w:tr>
        <w:tc>
          <w:tcPr>
            <w:tcW w:type="dxa" w:w="2408"/>
          </w:tcPr>
          <w:p>
            <w:ins w:id="298" w:author="算法软件组" w:date="2026-07-26T08:05:36Z">
              <w:r>
                <w:t>算法</w:t>
              </w:r>
            </w:ins>
          </w:p>
        </w:tc>
        <w:tc>
          <w:tcPr>
            <w:tcW w:type="dxa" w:w="2408"/>
          </w:tcPr>
          <w:p>
            <w:ins w:id="299" w:author="算法软件组" w:date="2026-07-26T08:05:36Z">
              <w:r>
                <w:t>离线 YOLO（主）</w:t>
              </w:r>
            </w:ins>
          </w:p>
        </w:tc>
        <w:tc>
          <w:tcPr>
            <w:tcW w:type="dxa" w:w="2408"/>
          </w:tcPr>
          <w:p>
            <w:ins w:id="300" w:author="算法软件组" w:date="2026-07-26T08:05:36Z">
              <w:r>
                <w:t>yolo11s-seg CLI；CPU 可跑</w:t>
              </w:r>
            </w:ins>
          </w:p>
        </w:tc>
        <w:tc>
          <w:tcPr>
            <w:tcW w:type="dxa" w:w="2408"/>
          </w:tcPr>
          <w:p>
            <w:ins w:id="301" w:author="算法软件组" w:date="2026-07-26T08:05:36Z">
              <w:r>
                <w:t>P0 硬交付</w:t>
              </w:r>
            </w:ins>
          </w:p>
        </w:tc>
      </w:tr>
      <w:tr>
        <w:tc>
          <w:tcPr>
            <w:tcW w:type="dxa" w:w="2408"/>
          </w:tcPr>
          <w:p>
            <w:ins w:id="302" w:author="算法软件组" w:date="2026-07-26T08:05:36Z">
              <w:r>
                <w:t>数据</w:t>
              </w:r>
            </w:ins>
          </w:p>
        </w:tc>
        <w:tc>
          <w:tcPr>
            <w:tcW w:type="dxa" w:w="2408"/>
          </w:tcPr>
          <w:p>
            <w:ins w:id="303" w:author="算法软件组" w:date="2026-07-26T08:05:36Z">
              <w:r>
                <w:t>文件 + Git</w:t>
              </w:r>
            </w:ins>
          </w:p>
        </w:tc>
        <w:tc>
          <w:tcPr>
            <w:tcW w:type="dxa" w:w="2408"/>
          </w:tcPr>
          <w:p>
            <w:ins w:id="304" w:author="算法软件组" w:date="2026-07-26T08:05:36Z">
              <w:r>
                <w:t>raw / JSON / sync-data；无 DB·MQ</w:t>
              </w:r>
            </w:ins>
          </w:p>
        </w:tc>
        <w:tc>
          <w:tcPr>
            <w:tcW w:type="dxa" w:w="2408"/>
          </w:tcPr>
          <w:p>
            <w:ins w:id="305" w:author="算法软件组" w:date="2026-07-26T08:05:36Z">
              <w:r>
                <w:t>已定</w:t>
              </w:r>
            </w:ins>
          </w:p>
        </w:tc>
      </w:tr>
      <w:tr>
        <w:tc>
          <w:tcPr>
            <w:tcW w:type="dxa" w:w="2408"/>
          </w:tcPr>
          <w:p>
            <w:ins w:id="306" w:author="算法软件组" w:date="2026-07-26T08:05:36Z">
              <w:r>
                <w:t>应用</w:t>
              </w:r>
            </w:ins>
          </w:p>
        </w:tc>
        <w:tc>
          <w:tcPr>
            <w:tcW w:type="dxa" w:w="2408"/>
          </w:tcPr>
          <w:p>
            <w:ins w:id="307" w:author="算法软件组" w:date="2026-07-26T08:05:36Z">
              <w:r>
                <w:t>detector-ui + BI</w:t>
              </w:r>
            </w:ins>
          </w:p>
        </w:tc>
        <w:tc>
          <w:tcPr>
            <w:tcW w:type="dxa" w:w="2408"/>
          </w:tcPr>
          <w:p>
            <w:ins w:id="308" w:author="算法软件组" w:date="2026-07-26T08:05:36Z">
              <w:r>
                <w:t>React/Vite；CF Pages Functions</w:t>
              </w:r>
            </w:ins>
          </w:p>
        </w:tc>
        <w:tc>
          <w:tcPr>
            <w:tcW w:type="dxa" w:w="2408"/>
          </w:tcPr>
          <w:p>
            <w:ins w:id="309" w:author="算法软件组" w:date="2026-07-26T08:05:36Z">
              <w:r>
                <w:t>BI 已落地</w:t>
              </w:r>
            </w:ins>
          </w:p>
        </w:tc>
      </w:tr>
      <w:tr>
        <w:tc>
          <w:tcPr>
            <w:tcW w:type="dxa" w:w="2408"/>
          </w:tcPr>
          <w:p>
            <w:ins w:id="310" w:author="算法软件组" w:date="2026-07-26T08:05:36Z">
              <w:r>
                <w:t>协作</w:t>
              </w:r>
            </w:ins>
          </w:p>
        </w:tc>
        <w:tc>
          <w:tcPr>
            <w:tcW w:type="dxa" w:w="2408"/>
          </w:tcPr>
          <w:p>
            <w:ins w:id="311" w:author="算法软件组" w:date="2026-07-26T08:05:36Z">
              <w:r>
                <w:t>feishu-cursor-bridge</w:t>
              </w:r>
            </w:ins>
          </w:p>
        </w:tc>
        <w:tc>
          <w:tcPr>
            <w:tcW w:type="dxa" w:w="2408"/>
          </w:tcPr>
          <w:p>
            <w:del w:id="316" w:author="算法软件组" w:date="2026-07-26T08:06:51Z">
              <w:r>
                <w:delText>飞书 ↔ Cursor Agent</w:delText>
              </w:r>
            </w:del>
            <w:ins w:id="317" w:author="算法软件组" w:date="2026-07-26T08:06:51Z">
              <w:r>
                <w:t>飞书 &lt;-&gt; Cursor Agent</w:t>
              </w:r>
            </w:ins>
          </w:p>
        </w:tc>
        <w:tc>
          <w:tcPr>
            <w:tcW w:type="dxa" w:w="2408"/>
          </w:tcPr>
          <w:p>
            <w:ins w:id="313" w:author="算法软件组" w:date="2026-07-26T08:05:36Z">
              <w:r>
                <w:t>侧车</w:t>
              </w:r>
            </w:ins>
          </w:p>
        </w:tc>
      </w:tr>
    </w:tbl>
    <w:p w14:paraId="06DCB080" w14:textId="77777777" w:rsidR="00B70A53" w:rsidRDefault="00B23A79">
      <w:pPr>
        <w:rPr>
          <w:ins w:id="162" w:author="算法软件组" w:date="2026-07-26T15:55:00Z" w16du:dateUtc="2026-07-26T07:55:00Z"/>
        </w:rPr>
      </w:pPr>
      <w:del w:id="314" w:author="算法软件组" w:date="2026-07-26T08:05:36Z">
        <w:r>
          <w:delText>逻辑关系可概括为：原图入库→与训练一致的预处理→YOLO主检（可选并联EfficientAD异常摘要）→result.json与overlay→sync转换→detector-ui/BI消费。近线工具（开放词汇定位、难例分割、多模态预标注）仅服务难例精修与样本回灌，不进入离线模块打包依赖，不承担实时放行承诺。</w:delText>
        </w:r>
      </w:del>
      <w:ins w:id="315" w:author="算法软件组" w:date="2026-07-26T08:05:36Z">
        <w:r>
          <w:t>接口边摘要：离线模块 I/O 见《offline-module-interface》；detector-ui / BI 契约见《22-前后端API契约》；现场触发与连续/启停输送耦合见 OD-COM-03/04，关单前不承诺产线联机。</w:t>
        </w:r>
      </w:ins>
    </w:p>
    <w:p w14:paraId="5B6BE5D5" w14:textId="77777777" w:rsidR="00B70A53" w:rsidRDefault="00B23A79">
      <w:pPr>
        <w:pStyle w:val="1"/>
      </w:pPr>
      <w:bookmarkStart w:id="164" w:name="_Toc2193"/>
      <w:r>
        <w:t xml:space="preserve">4 </w:t>
      </w:r>
      <w:r>
        <w:t>缺陷定义与样件设计</w:t>
      </w:r>
      <w:bookmarkEnd w:id="164"/>
    </w:p>
    <w:p w14:paraId="555CF338" w14:textId="77777777" w:rsidR="00B70A53" w:rsidRDefault="00B23A79">
      <w:pPr>
        <w:pStyle w:val="2"/>
      </w:pPr>
      <w:bookmarkStart w:id="165" w:name="_Toc8814"/>
      <w:r>
        <w:t xml:space="preserve">4.1 </w:t>
      </w:r>
      <w:r>
        <w:t>缺陷定义卡</w:t>
      </w:r>
      <w:bookmarkEnd w:id="165"/>
    </w:p>
    <w:p w14:paraId="69EB9930" w14:textId="77777777" w:rsidR="00B70A53" w:rsidRDefault="00B23A79">
      <w:pPr>
        <w:pStyle w:val="TableCaptionCN"/>
      </w:pPr>
      <w:del w:id="235" w:author="算法软件组" w:date="2026-07-26T08:05:36Z">
        <w:r>
          <w:delText>表 6  单类缺陷定义卡模板</w:delText>
        </w:r>
      </w:del>
      <w:ins w:id="236" w:author="算法软件组" w:date="2026-07-26T08:05:36Z">
        <w:r>
          <w:t>表 7  单类缺陷定义卡模板</w:t>
        </w:r>
      </w:ins>
    </w:p>
    <w:tbl>
      <w:tblPr>
        <w:tblW w:w="9524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7143"/>
      </w:tblGrid>
      <w:tr w:rsidR="00B70A53" w14:paraId="522833A8" w14:textId="77777777">
        <w:trPr>
          <w:cantSplit/>
          <w:tblHeader/>
          <w:jc w:val="center"/>
        </w:trPr>
        <w:tc>
          <w:tcPr>
            <w:tcW w:w="238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60AB38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b/>
                <w:sz w:val="21"/>
              </w:rPr>
              <w:t>字段</w:t>
            </w:r>
          </w:p>
        </w:tc>
        <w:tc>
          <w:tcPr>
            <w:tcW w:w="714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954296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b/>
                <w:sz w:val="21"/>
              </w:rPr>
              <w:t>填写要求</w:t>
            </w:r>
          </w:p>
        </w:tc>
      </w:tr>
      <w:tr w:rsidR="00B70A53" w14:paraId="6418A326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529297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缺陷名称与编码</w:t>
            </w:r>
          </w:p>
        </w:tc>
        <w:tc>
          <w:tcPr>
            <w:tcW w:w="71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CE8D89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例如</w:t>
            </w:r>
            <w:r>
              <w:rPr>
                <w:sz w:val="21"/>
              </w:rPr>
              <w:t xml:space="preserve"> DEF-CRK</w:t>
            </w:r>
            <w:r>
              <w:rPr>
                <w:sz w:val="21"/>
              </w:rPr>
              <w:t>；中英文名称</w:t>
            </w:r>
            <w:r>
              <w:rPr>
                <w:sz w:val="21"/>
              </w:rPr>
              <w:t>]</w:t>
            </w:r>
          </w:p>
        </w:tc>
      </w:tr>
      <w:tr w:rsidR="00B70A53" w14:paraId="3A01D7C3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37D59A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视觉现象</w:t>
            </w:r>
          </w:p>
        </w:tc>
        <w:tc>
          <w:tcPr>
            <w:tcW w:w="71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0A44E6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颜色、纹理、方向、形态、边缘、是否凸起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凹陷</w:t>
            </w:r>
            <w:r>
              <w:rPr>
                <w:sz w:val="21"/>
              </w:rPr>
              <w:t>]</w:t>
            </w:r>
          </w:p>
        </w:tc>
      </w:tr>
      <w:tr w:rsidR="00B70A53" w14:paraId="62227316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BF341F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最小关注尺寸</w:t>
            </w:r>
          </w:p>
        </w:tc>
        <w:tc>
          <w:tcPr>
            <w:tcW w:w="71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3F72C4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长度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宽度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面积；测量方法</w:t>
            </w:r>
            <w:r>
              <w:rPr>
                <w:sz w:val="21"/>
              </w:rPr>
              <w:t>]</w:t>
            </w:r>
          </w:p>
        </w:tc>
      </w:tr>
      <w:tr w:rsidR="00B70A53" w14:paraId="7783810B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A6016F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检测面与位置</w:t>
            </w:r>
          </w:p>
        </w:tc>
        <w:tc>
          <w:tcPr>
            <w:tcW w:w="71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91F57D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正面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侧面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端部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特定区域</w:t>
            </w:r>
            <w:r>
              <w:rPr>
                <w:sz w:val="21"/>
              </w:rPr>
              <w:t>]</w:t>
            </w:r>
          </w:p>
        </w:tc>
      </w:tr>
      <w:tr w:rsidR="00B70A53" w14:paraId="2A876157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FA6B86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相邻类别</w:t>
            </w:r>
          </w:p>
        </w:tc>
        <w:tc>
          <w:tcPr>
            <w:tcW w:w="71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FBB624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与划伤、发白、脏污等如何区分</w:t>
            </w:r>
            <w:r>
              <w:rPr>
                <w:sz w:val="21"/>
              </w:rPr>
              <w:t>]</w:t>
            </w:r>
          </w:p>
        </w:tc>
      </w:tr>
      <w:tr w:rsidR="00B70A53" w14:paraId="47B12027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AE0D6A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允收边界</w:t>
            </w:r>
          </w:p>
        </w:tc>
        <w:tc>
          <w:tcPr>
            <w:tcW w:w="71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4567EE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可接受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不可接受；依据文件和批准人</w:t>
            </w:r>
            <w:r>
              <w:rPr>
                <w:sz w:val="21"/>
              </w:rPr>
              <w:t>]</w:t>
            </w:r>
          </w:p>
        </w:tc>
      </w:tr>
      <w:tr w:rsidR="00B70A53" w14:paraId="24AFBE5A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2B5A65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成像建议</w:t>
            </w:r>
          </w:p>
        </w:tc>
        <w:tc>
          <w:tcPr>
            <w:tcW w:w="71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37D9EA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明场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暗场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偏振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多方向；待</w:t>
            </w:r>
            <w:r>
              <w:rPr>
                <w:sz w:val="21"/>
              </w:rPr>
              <w:t>DOE</w:t>
            </w:r>
            <w:r>
              <w:rPr>
                <w:sz w:val="21"/>
              </w:rPr>
              <w:t>确认</w:t>
            </w:r>
            <w:r>
              <w:rPr>
                <w:sz w:val="21"/>
              </w:rPr>
              <w:t>]</w:t>
            </w:r>
          </w:p>
        </w:tc>
      </w:tr>
      <w:tr w:rsidR="00B70A53" w14:paraId="65623EC8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263C18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标注规则</w:t>
            </w:r>
          </w:p>
        </w:tc>
        <w:tc>
          <w:tcPr>
            <w:tcW w:w="71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DC1D71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框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掩膜；遮挡、截断、重叠处理</w:t>
            </w:r>
            <w:r>
              <w:rPr>
                <w:sz w:val="21"/>
              </w:rPr>
              <w:t>]</w:t>
            </w:r>
          </w:p>
        </w:tc>
      </w:tr>
      <w:tr w:rsidR="00B70A53" w14:paraId="06FB115A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0F6A7B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复核人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日期</w:t>
            </w:r>
          </w:p>
        </w:tc>
        <w:tc>
          <w:tcPr>
            <w:tcW w:w="71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74B2C5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企业质量人员签核</w:t>
            </w:r>
            <w:r>
              <w:rPr>
                <w:sz w:val="21"/>
              </w:rPr>
              <w:t>]</w:t>
            </w:r>
          </w:p>
        </w:tc>
      </w:tr>
    </w:tbl>
    <w:p w14:paraId="68D55EBE" w14:textId="77777777" w:rsidR="00B70A53" w:rsidRDefault="00B70A53">
      <w:pPr>
        <w:spacing w:after="40"/>
        <w:ind w:firstLine="0"/>
      </w:pPr>
    </w:p>
    <w:tbl>
      <w:tblPr>
        <w:tblW w:w="9524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0" w:space="0" w:color="000000"/>
          <w:insideV w:val="singl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524"/>
      </w:tblGrid>
      <w:tr w:rsidR="00B70A53" w14:paraId="16BEE021" w14:textId="77777777">
        <w:trPr>
          <w:trHeight w:val="680"/>
          <w:jc w:val="center"/>
        </w:trPr>
        <w:tc>
          <w:tcPr>
            <w:tcW w:w="9524" w:type="dxa"/>
            <w:vMerge w:val="restar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A08FF0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color w:val="666666"/>
                <w:sz w:val="21"/>
              </w:rPr>
              <w:t>[</w:t>
            </w:r>
            <w:r>
              <w:rPr>
                <w:color w:val="666666"/>
                <w:sz w:val="21"/>
              </w:rPr>
              <w:t>插入缺陷正例、良品与边界样本对照图；在图中标明对象、方向、关键尺寸或数据流</w:t>
            </w:r>
            <w:r>
              <w:rPr>
                <w:color w:val="666666"/>
                <w:sz w:val="21"/>
              </w:rPr>
              <w:t>]</w:t>
            </w:r>
          </w:p>
        </w:tc>
      </w:tr>
      <w:tr w:rsidR="00B70A53" w14:paraId="75B3BE5E" w14:textId="77777777">
        <w:trPr>
          <w:trHeight w:val="680"/>
          <w:jc w:val="center"/>
        </w:trPr>
        <w:tc>
          <w:tcPr>
            <w:tcW w:w="9524" w:type="dxa"/>
            <w:vMerge/>
          </w:tcPr>
          <w:p w14:paraId="33A901B8" w14:textId="77777777" w:rsidR="00B70A53" w:rsidRDefault="00B70A53"/>
        </w:tc>
      </w:tr>
      <w:tr w:rsidR="00B70A53" w14:paraId="54ECA4DC" w14:textId="77777777">
        <w:trPr>
          <w:trHeight w:val="680"/>
          <w:jc w:val="center"/>
        </w:trPr>
        <w:tc>
          <w:tcPr>
            <w:tcW w:w="9524" w:type="dxa"/>
            <w:vMerge/>
          </w:tcPr>
          <w:p w14:paraId="0B9B03C7" w14:textId="77777777" w:rsidR="00B70A53" w:rsidRDefault="00B70A53"/>
        </w:tc>
      </w:tr>
      <w:tr w:rsidR="00B70A53" w14:paraId="0908C0BF" w14:textId="77777777">
        <w:trPr>
          <w:trHeight w:val="680"/>
          <w:jc w:val="center"/>
        </w:trPr>
        <w:tc>
          <w:tcPr>
            <w:tcW w:w="9524" w:type="dxa"/>
            <w:vMerge/>
          </w:tcPr>
          <w:p w14:paraId="157D7546" w14:textId="77777777" w:rsidR="00B70A53" w:rsidRDefault="00B70A53"/>
        </w:tc>
      </w:tr>
      <w:tr w:rsidR="00B70A53" w14:paraId="678E6A61" w14:textId="77777777">
        <w:trPr>
          <w:trHeight w:val="680"/>
          <w:jc w:val="center"/>
        </w:trPr>
        <w:tc>
          <w:tcPr>
            <w:tcW w:w="9524" w:type="dxa"/>
            <w:vMerge/>
          </w:tcPr>
          <w:p w14:paraId="2FD70959" w14:textId="77777777" w:rsidR="00B70A53" w:rsidRDefault="00B70A53"/>
        </w:tc>
      </w:tr>
    </w:tbl>
    <w:p w14:paraId="5D93FD47" w14:textId="77777777" w:rsidR="00B70A53" w:rsidRDefault="00B23A79">
      <w:pPr>
        <w:pStyle w:val="FigureCaptionCN"/>
      </w:pPr>
      <w:del w:id="237" w:author="算法软件组" w:date="2026-07-26T08:05:36Z">
        <w:r>
          <w:delText>图 1  缺陷正例、良品与边界样本对照图</w:delText>
        </w:r>
      </w:del>
      <w:ins w:id="238" w:author="算法软件组" w:date="2026-07-26T08:05:36Z">
        <w:r>
          <w:t>图 2  缺陷正例、良品与边界样本对照图</w:t>
        </w:r>
      </w:ins>
    </w:p>
    <w:p w14:paraId="1168782B" w14:textId="77777777" w:rsidR="00B70A53" w:rsidRDefault="00B23A79">
      <w:pPr>
        <w:pStyle w:val="1"/>
      </w:pPr>
      <w:bookmarkStart w:id="166" w:name="_Toc28215"/>
      <w:r>
        <w:t xml:space="preserve">5 </w:t>
      </w:r>
      <w:r>
        <w:t>成像系统详细设计</w:t>
      </w:r>
      <w:bookmarkEnd w:id="166"/>
    </w:p>
    <w:p w14:paraId="6FD6C842" w14:textId="77777777" w:rsidR="00B70A53" w:rsidRDefault="00B23A79">
      <w:pPr>
        <w:pStyle w:val="2"/>
      </w:pPr>
      <w:bookmarkStart w:id="167" w:name="_Toc32109"/>
      <w:r>
        <w:t xml:space="preserve">5.1 </w:t>
      </w:r>
      <w:r>
        <w:t>成像目标与约束</w:t>
      </w:r>
      <w:bookmarkEnd w:id="167"/>
    </w:p>
    <w:p w14:paraId="1DCD867D" w14:textId="77777777" w:rsidR="00B70A53" w:rsidRDefault="00B23A79">
      <w:pPr>
        <w:pStyle w:val="TableCaptionCN"/>
      </w:pPr>
      <w:del w:id="239" w:author="算法软件组" w:date="2026-07-26T08:05:36Z">
        <w:r>
          <w:delText>表 7  成像设计输入</w:delText>
        </w:r>
      </w:del>
      <w:ins w:id="240" w:author="算法软件组" w:date="2026-07-26T08:05:36Z">
        <w:r>
          <w:t>表 8  成像设计输入</w:t>
        </w:r>
      </w:ins>
    </w:p>
    <w:tbl>
      <w:tblPr>
        <w:tblW w:w="9524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3402"/>
        <w:gridCol w:w="1814"/>
        <w:gridCol w:w="2608"/>
      </w:tblGrid>
      <w:tr w:rsidR="00B70A53" w14:paraId="41AE51DA" w14:textId="77777777">
        <w:trPr>
          <w:cantSplit/>
          <w:tblHeader/>
          <w:jc w:val="center"/>
        </w:trPr>
        <w:tc>
          <w:tcPr>
            <w:tcW w:w="17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AD1C49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b/>
                <w:sz w:val="21"/>
              </w:rPr>
              <w:t>项目</w:t>
            </w:r>
          </w:p>
        </w:tc>
        <w:tc>
          <w:tcPr>
            <w:tcW w:w="340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23032C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b/>
                <w:sz w:val="21"/>
              </w:rPr>
              <w:t>设计输入</w:t>
            </w:r>
          </w:p>
        </w:tc>
        <w:tc>
          <w:tcPr>
            <w:tcW w:w="181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3D8321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b/>
                <w:sz w:val="21"/>
              </w:rPr>
              <w:t>当前值</w:t>
            </w:r>
          </w:p>
        </w:tc>
        <w:tc>
          <w:tcPr>
            <w:tcW w:w="260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DC6228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b/>
                <w:sz w:val="21"/>
              </w:rPr>
              <w:t>确认方法</w:t>
            </w:r>
          </w:p>
        </w:tc>
      </w:tr>
      <w:tr w:rsidR="00B70A53" w14:paraId="6613ED4C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86F04F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视野</w:t>
            </w:r>
            <w:r>
              <w:rPr>
                <w:sz w:val="21"/>
              </w:rPr>
              <w:t>FOV</w:t>
            </w:r>
          </w:p>
        </w:tc>
        <w:tc>
          <w:tcPr>
            <w:tcW w:w="34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BDF7EA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产品宽度、检测面数量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DCB775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待确认</w:t>
            </w:r>
            <w:r>
              <w:rPr>
                <w:sz w:val="21"/>
              </w:rPr>
              <w:t>]</w:t>
            </w:r>
          </w:p>
        </w:tc>
        <w:tc>
          <w:tcPr>
            <w:tcW w:w="26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76C944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实物测量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图纸</w:t>
            </w:r>
          </w:p>
        </w:tc>
      </w:tr>
      <w:tr w:rsidR="00B70A53" w14:paraId="3644FC98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837446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最小可检尺寸</w:t>
            </w:r>
          </w:p>
        </w:tc>
        <w:tc>
          <w:tcPr>
            <w:tcW w:w="34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1057FA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质量允收要求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0BF4A6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待确认</w:t>
            </w:r>
            <w:r>
              <w:rPr>
                <w:sz w:val="21"/>
              </w:rPr>
              <w:t>]</w:t>
            </w:r>
          </w:p>
        </w:tc>
        <w:tc>
          <w:tcPr>
            <w:tcW w:w="26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B5748B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定义卡评审</w:t>
            </w:r>
          </w:p>
        </w:tc>
      </w:tr>
      <w:tr w:rsidR="00B70A53" w14:paraId="79EA1538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9B360D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空间分辨率</w:t>
            </w:r>
          </w:p>
        </w:tc>
        <w:tc>
          <w:tcPr>
            <w:tcW w:w="34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755A9A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最小尺寸与像素覆盖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21A388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待计算</w:t>
            </w:r>
            <w:r>
              <w:rPr>
                <w:sz w:val="21"/>
              </w:rPr>
              <w:t>]</w:t>
            </w:r>
          </w:p>
        </w:tc>
        <w:tc>
          <w:tcPr>
            <w:tcW w:w="26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8B6D3A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光学计算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标定</w:t>
            </w:r>
          </w:p>
        </w:tc>
      </w:tr>
      <w:tr w:rsidR="00B70A53" w14:paraId="5729B674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3D0CAB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工作距离</w:t>
            </w:r>
          </w:p>
        </w:tc>
        <w:tc>
          <w:tcPr>
            <w:tcW w:w="34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1BB165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机架空间、镜头焦距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714F27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待确认</w:t>
            </w:r>
            <w:r>
              <w:rPr>
                <w:sz w:val="21"/>
              </w:rPr>
              <w:t>]</w:t>
            </w:r>
          </w:p>
        </w:tc>
        <w:tc>
          <w:tcPr>
            <w:tcW w:w="26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F64E60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现场测量</w:t>
            </w:r>
          </w:p>
        </w:tc>
      </w:tr>
      <w:tr w:rsidR="00B70A53" w14:paraId="09138A73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496A76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景深</w:t>
            </w:r>
          </w:p>
        </w:tc>
        <w:tc>
          <w:tcPr>
            <w:tcW w:w="34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862767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型材高度与装夹波动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A2820C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待确认</w:t>
            </w:r>
            <w:r>
              <w:rPr>
                <w:sz w:val="21"/>
              </w:rPr>
              <w:t>]</w:t>
            </w:r>
          </w:p>
        </w:tc>
        <w:tc>
          <w:tcPr>
            <w:tcW w:w="26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63C1EE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重复装夹试验</w:t>
            </w:r>
          </w:p>
        </w:tc>
      </w:tr>
      <w:tr w:rsidR="00B70A53" w14:paraId="1C7FFEC6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B32017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线速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节拍</w:t>
            </w:r>
          </w:p>
        </w:tc>
        <w:tc>
          <w:tcPr>
            <w:tcW w:w="34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E2E2AD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产线速度或离线节拍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1EFC42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待确认</w:t>
            </w:r>
            <w:r>
              <w:rPr>
                <w:sz w:val="21"/>
              </w:rPr>
              <w:t>]</w:t>
            </w:r>
          </w:p>
        </w:tc>
        <w:tc>
          <w:tcPr>
            <w:tcW w:w="26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C06218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现场计时</w:t>
            </w:r>
          </w:p>
        </w:tc>
      </w:tr>
      <w:tr w:rsidR="00B70A53" w14:paraId="0618EC80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5DB36A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环境光</w:t>
            </w:r>
          </w:p>
        </w:tc>
        <w:tc>
          <w:tcPr>
            <w:tcW w:w="34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B8E045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遮光条件与波动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808D29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待确认</w:t>
            </w:r>
            <w:r>
              <w:rPr>
                <w:sz w:val="21"/>
              </w:rPr>
              <w:t>]</w:t>
            </w:r>
          </w:p>
        </w:tc>
        <w:tc>
          <w:tcPr>
            <w:tcW w:w="26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B42C6B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照度测试</w:t>
            </w:r>
          </w:p>
        </w:tc>
      </w:tr>
    </w:tbl>
    <w:p w14:paraId="0535A5FF" w14:textId="77777777" w:rsidR="00B70A53" w:rsidRDefault="00B70A53">
      <w:pPr>
        <w:spacing w:after="40"/>
        <w:ind w:firstLine="0"/>
      </w:pPr>
    </w:p>
    <w:p w14:paraId="762DE3A7" w14:textId="77777777" w:rsidR="00B70A53" w:rsidRDefault="00B23A79">
      <w:pPr>
        <w:pStyle w:val="2"/>
      </w:pPr>
      <w:bookmarkStart w:id="168" w:name="_Toc31753"/>
      <w:r>
        <w:t xml:space="preserve">5.2 </w:t>
      </w:r>
      <w:r>
        <w:t>相机、镜头与光源选型</w:t>
      </w:r>
      <w:bookmarkEnd w:id="168"/>
    </w:p>
    <w:p w14:paraId="59836A76" w14:textId="77777777" w:rsidR="00B70A53" w:rsidRDefault="00B23A79">
      <w:pPr>
        <w:pStyle w:val="TableCaptionCN"/>
      </w:pPr>
      <w:del w:id="241" w:author="算法软件组" w:date="2026-07-26T08:05:36Z">
        <w:r>
          <w:delText>表 8  成像硬件选型矩阵</w:delText>
        </w:r>
      </w:del>
      <w:ins w:id="242" w:author="算法软件组" w:date="2026-07-26T08:05:36Z">
        <w:r>
          <w:t>表 9  成像硬件选型矩阵</w:t>
        </w:r>
      </w:ins>
    </w:p>
    <w:tbl>
      <w:tblPr>
        <w:tblW w:w="9524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61"/>
        <w:gridCol w:w="2949"/>
        <w:gridCol w:w="1814"/>
        <w:gridCol w:w="1700"/>
        <w:gridCol w:w="1700"/>
      </w:tblGrid>
      <w:tr w:rsidR="00B70A53" w14:paraId="52CC1B18" w14:textId="77777777">
        <w:trPr>
          <w:cantSplit/>
          <w:tblHeader/>
          <w:jc w:val="center"/>
        </w:trPr>
        <w:tc>
          <w:tcPr>
            <w:tcW w:w="13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98272E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b/>
                <w:sz w:val="18"/>
              </w:rPr>
              <w:t>部件</w:t>
            </w:r>
          </w:p>
        </w:tc>
        <w:tc>
          <w:tcPr>
            <w:tcW w:w="294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23E248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b/>
                <w:sz w:val="18"/>
              </w:rPr>
              <w:t>关键参数</w:t>
            </w:r>
          </w:p>
        </w:tc>
        <w:tc>
          <w:tcPr>
            <w:tcW w:w="181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ACC471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b/>
                <w:sz w:val="18"/>
              </w:rPr>
              <w:t>计算</w:t>
            </w:r>
            <w:r>
              <w:rPr>
                <w:b/>
                <w:sz w:val="18"/>
              </w:rPr>
              <w:t>/</w:t>
            </w:r>
            <w:r>
              <w:rPr>
                <w:b/>
                <w:sz w:val="18"/>
              </w:rPr>
              <w:t>试验依据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F8E62F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b/>
                <w:sz w:val="18"/>
              </w:rPr>
              <w:t>候选方案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A38FB0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b/>
                <w:sz w:val="18"/>
              </w:rPr>
              <w:t>冻结型号</w:t>
            </w:r>
          </w:p>
        </w:tc>
      </w:tr>
      <w:tr w:rsidR="00B70A53" w14:paraId="09B3436F" w14:textId="77777777">
        <w:trPr>
          <w:cantSplit/>
          <w:jc w:val="center"/>
        </w:trPr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383E7C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相机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C201ED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面阵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线阵、像素、帧率、接口、动态范围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D0A3B6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[</w:t>
            </w:r>
            <w:r>
              <w:rPr>
                <w:sz w:val="18"/>
              </w:rPr>
              <w:t>填写</w:t>
            </w:r>
            <w:r>
              <w:rPr>
                <w:sz w:val="18"/>
              </w:rPr>
              <w:t>]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2542F3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[</w:t>
            </w:r>
            <w:r>
              <w:rPr>
                <w:sz w:val="18"/>
              </w:rPr>
              <w:t>候选</w:t>
            </w:r>
            <w:r>
              <w:rPr>
                <w:sz w:val="18"/>
              </w:rPr>
              <w:t>A/B]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864935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[</w:t>
            </w:r>
            <w:r>
              <w:rPr>
                <w:sz w:val="18"/>
              </w:rPr>
              <w:t>待冻结</w:t>
            </w:r>
            <w:r>
              <w:rPr>
                <w:sz w:val="18"/>
              </w:rPr>
              <w:t>]</w:t>
            </w:r>
          </w:p>
        </w:tc>
      </w:tr>
      <w:tr w:rsidR="00B70A53" w14:paraId="4B2E807C" w14:textId="77777777">
        <w:trPr>
          <w:cantSplit/>
          <w:jc w:val="center"/>
        </w:trPr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2EB03F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镜头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2C4032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焦距、像圈、畸变、工作距离、光圈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A799CE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[</w:t>
            </w:r>
            <w:r>
              <w:rPr>
                <w:sz w:val="18"/>
              </w:rPr>
              <w:t>填写</w:t>
            </w:r>
            <w:r>
              <w:rPr>
                <w:sz w:val="18"/>
              </w:rPr>
              <w:t>]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C42CEF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[</w:t>
            </w:r>
            <w:r>
              <w:rPr>
                <w:sz w:val="18"/>
              </w:rPr>
              <w:t>候选</w:t>
            </w:r>
            <w:r>
              <w:rPr>
                <w:sz w:val="18"/>
              </w:rPr>
              <w:t>A/B]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FC9009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[</w:t>
            </w:r>
            <w:r>
              <w:rPr>
                <w:sz w:val="18"/>
              </w:rPr>
              <w:t>待冻结</w:t>
            </w:r>
            <w:r>
              <w:rPr>
                <w:sz w:val="18"/>
              </w:rPr>
              <w:t>]</w:t>
            </w:r>
          </w:p>
        </w:tc>
      </w:tr>
      <w:tr w:rsidR="00B70A53" w14:paraId="55E0BA77" w14:textId="77777777">
        <w:trPr>
          <w:cantSplit/>
          <w:jc w:val="center"/>
        </w:trPr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03FF5F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光源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68AFAE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明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暗场、方向、波长、均匀性、频闪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28B40E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[</w:t>
            </w:r>
            <w:r>
              <w:rPr>
                <w:sz w:val="18"/>
              </w:rPr>
              <w:t>填写</w:t>
            </w:r>
            <w:r>
              <w:rPr>
                <w:sz w:val="18"/>
              </w:rPr>
              <w:t>]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902AB7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[</w:t>
            </w:r>
            <w:r>
              <w:rPr>
                <w:sz w:val="18"/>
              </w:rPr>
              <w:t>候选</w:t>
            </w:r>
            <w:r>
              <w:rPr>
                <w:sz w:val="18"/>
              </w:rPr>
              <w:t>A/B]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C3A012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[</w:t>
            </w:r>
            <w:r>
              <w:rPr>
                <w:sz w:val="18"/>
              </w:rPr>
              <w:t>待冻结</w:t>
            </w:r>
            <w:r>
              <w:rPr>
                <w:sz w:val="18"/>
              </w:rPr>
              <w:t>]</w:t>
            </w:r>
          </w:p>
        </w:tc>
      </w:tr>
      <w:tr w:rsidR="00B70A53" w14:paraId="20DB0DAA" w14:textId="77777777">
        <w:trPr>
          <w:cantSplit/>
          <w:jc w:val="center"/>
        </w:trPr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5E3EAC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控制器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97255A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通道、频闪延时、亮度重复性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80B182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[</w:t>
            </w:r>
            <w:r>
              <w:rPr>
                <w:sz w:val="18"/>
              </w:rPr>
              <w:t>填写</w:t>
            </w:r>
            <w:r>
              <w:rPr>
                <w:sz w:val="18"/>
              </w:rPr>
              <w:t>]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268A76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[</w:t>
            </w:r>
            <w:r>
              <w:rPr>
                <w:sz w:val="18"/>
              </w:rPr>
              <w:t>候选</w:t>
            </w:r>
            <w:r>
              <w:rPr>
                <w:sz w:val="18"/>
              </w:rPr>
              <w:t>A/B]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9AC096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[</w:t>
            </w:r>
            <w:r>
              <w:rPr>
                <w:sz w:val="18"/>
              </w:rPr>
              <w:t>待冻结</w:t>
            </w:r>
            <w:r>
              <w:rPr>
                <w:sz w:val="18"/>
              </w:rPr>
              <w:t>]</w:t>
            </w:r>
          </w:p>
        </w:tc>
      </w:tr>
      <w:tr w:rsidR="00B70A53" w14:paraId="63AF46DF" w14:textId="77777777">
        <w:trPr>
          <w:cantSplit/>
          <w:jc w:val="center"/>
        </w:trPr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A7FE10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触发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编码器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CA7457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触发精度、速度同步、抖动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DE2737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[</w:t>
            </w:r>
            <w:r>
              <w:rPr>
                <w:sz w:val="18"/>
              </w:rPr>
              <w:t>填写</w:t>
            </w:r>
            <w:r>
              <w:rPr>
                <w:sz w:val="18"/>
              </w:rPr>
              <w:t>]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933B40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[</w:t>
            </w:r>
            <w:r>
              <w:rPr>
                <w:sz w:val="18"/>
              </w:rPr>
              <w:t>候选</w:t>
            </w:r>
            <w:r>
              <w:rPr>
                <w:sz w:val="18"/>
              </w:rPr>
              <w:t>A/B]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54F105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[</w:t>
            </w:r>
            <w:r>
              <w:rPr>
                <w:sz w:val="18"/>
              </w:rPr>
              <w:t>待冻结</w:t>
            </w:r>
            <w:r>
              <w:rPr>
                <w:sz w:val="18"/>
              </w:rPr>
              <w:t>]</w:t>
            </w:r>
          </w:p>
        </w:tc>
      </w:tr>
      <w:tr w:rsidR="00B70A53" w14:paraId="69791111" w14:textId="77777777">
        <w:trPr>
          <w:cantSplit/>
          <w:jc w:val="center"/>
        </w:trPr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3ED518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遮光结构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81CBC4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环境隔离、维护、散热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72F412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[</w:t>
            </w:r>
            <w:r>
              <w:rPr>
                <w:sz w:val="18"/>
              </w:rPr>
              <w:t>填写</w:t>
            </w:r>
            <w:r>
              <w:rPr>
                <w:sz w:val="18"/>
              </w:rPr>
              <w:t>]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0A3687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[</w:t>
            </w:r>
            <w:r>
              <w:rPr>
                <w:sz w:val="18"/>
              </w:rPr>
              <w:t>候选</w:t>
            </w:r>
            <w:r>
              <w:rPr>
                <w:sz w:val="18"/>
              </w:rPr>
              <w:t>A/B]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DA804E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[</w:t>
            </w:r>
            <w:r>
              <w:rPr>
                <w:sz w:val="18"/>
              </w:rPr>
              <w:t>待冻结</w:t>
            </w:r>
            <w:r>
              <w:rPr>
                <w:sz w:val="18"/>
              </w:rPr>
              <w:t>]</w:t>
            </w:r>
          </w:p>
        </w:tc>
      </w:tr>
    </w:tbl>
    <w:p w14:paraId="6490A61F" w14:textId="77777777" w:rsidR="00B70A53" w:rsidRDefault="00B70A53">
      <w:pPr>
        <w:spacing w:after="40"/>
        <w:ind w:firstLine="0"/>
      </w:pPr>
    </w:p>
    <w:tbl>
      <w:tblPr>
        <w:tblW w:w="9524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0" w:space="0" w:color="000000"/>
          <w:insideV w:val="singl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524"/>
      </w:tblGrid>
      <w:tr w:rsidR="00B70A53" w14:paraId="24016923" w14:textId="77777777">
        <w:trPr>
          <w:trHeight w:val="680"/>
          <w:jc w:val="center"/>
        </w:trPr>
        <w:tc>
          <w:tcPr>
            <w:tcW w:w="9524" w:type="dxa"/>
            <w:vMerge w:val="restar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41D126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color w:val="666666"/>
                <w:sz w:val="21"/>
              </w:rPr>
              <w:t>[</w:t>
            </w:r>
            <w:r>
              <w:rPr>
                <w:color w:val="666666"/>
                <w:sz w:val="21"/>
              </w:rPr>
              <w:t>插入成像工位总装图与检测面布置图；在图中标明对象、方向、关键尺寸或数据流</w:t>
            </w:r>
            <w:r>
              <w:rPr>
                <w:color w:val="666666"/>
                <w:sz w:val="21"/>
              </w:rPr>
              <w:t>]</w:t>
            </w:r>
          </w:p>
        </w:tc>
      </w:tr>
      <w:tr w:rsidR="00B70A53" w14:paraId="4239780F" w14:textId="77777777">
        <w:trPr>
          <w:trHeight w:val="680"/>
          <w:jc w:val="center"/>
        </w:trPr>
        <w:tc>
          <w:tcPr>
            <w:tcW w:w="9524" w:type="dxa"/>
            <w:vMerge/>
          </w:tcPr>
          <w:p w14:paraId="652B1E62" w14:textId="77777777" w:rsidR="00B70A53" w:rsidRDefault="00B70A53"/>
        </w:tc>
      </w:tr>
      <w:tr w:rsidR="00B70A53" w14:paraId="20240B06" w14:textId="77777777">
        <w:trPr>
          <w:trHeight w:val="680"/>
          <w:jc w:val="center"/>
        </w:trPr>
        <w:tc>
          <w:tcPr>
            <w:tcW w:w="9524" w:type="dxa"/>
            <w:vMerge/>
          </w:tcPr>
          <w:p w14:paraId="31BFA4DA" w14:textId="77777777" w:rsidR="00B70A53" w:rsidRDefault="00B70A53"/>
        </w:tc>
      </w:tr>
      <w:tr w:rsidR="00B70A53" w14:paraId="05EF8064" w14:textId="77777777">
        <w:trPr>
          <w:trHeight w:val="680"/>
          <w:jc w:val="center"/>
        </w:trPr>
        <w:tc>
          <w:tcPr>
            <w:tcW w:w="9524" w:type="dxa"/>
            <w:vMerge/>
          </w:tcPr>
          <w:p w14:paraId="21C7B821" w14:textId="77777777" w:rsidR="00B70A53" w:rsidRDefault="00B70A53"/>
        </w:tc>
      </w:tr>
      <w:tr w:rsidR="00B70A53" w14:paraId="0A020C0C" w14:textId="77777777">
        <w:trPr>
          <w:trHeight w:val="680"/>
          <w:jc w:val="center"/>
        </w:trPr>
        <w:tc>
          <w:tcPr>
            <w:tcW w:w="9524" w:type="dxa"/>
            <w:vMerge/>
          </w:tcPr>
          <w:p w14:paraId="501D2ADC" w14:textId="77777777" w:rsidR="00B70A53" w:rsidRDefault="00B70A53"/>
        </w:tc>
      </w:tr>
    </w:tbl>
    <w:p w14:paraId="0B94DED6" w14:textId="77777777" w:rsidR="00B70A53" w:rsidRDefault="00B23A79">
      <w:pPr>
        <w:pStyle w:val="FigureCaptionCN"/>
      </w:pPr>
      <w:del w:id="243" w:author="算法软件组" w:date="2026-07-26T08:05:36Z">
        <w:r>
          <w:delText>图 2  成像工位总装图与检测面布置图</w:delText>
        </w:r>
      </w:del>
      <w:ins w:id="244" w:author="算法软件组" w:date="2026-07-26T08:05:36Z">
        <w:r>
          <w:t>图 3  成像工位总装图与检测面布置图</w:t>
        </w:r>
      </w:ins>
    </w:p>
    <w:p w14:paraId="69356D3D" w14:textId="77777777" w:rsidR="00B70A53" w:rsidRDefault="00B23A79">
      <w:pPr>
        <w:pStyle w:val="2"/>
      </w:pPr>
      <w:bookmarkStart w:id="169" w:name="_Toc12200"/>
      <w:r>
        <w:t xml:space="preserve">5.3 </w:t>
      </w:r>
      <w:r>
        <w:t>光路</w:t>
      </w:r>
      <w:r>
        <w:t>DOE</w:t>
      </w:r>
      <w:bookmarkEnd w:id="169"/>
    </w:p>
    <w:p w14:paraId="41ACB186" w14:textId="77777777" w:rsidR="00B70A53" w:rsidRDefault="00B23A79">
      <w:r>
        <w:t>建议以同一物理件、同一观察面为基础，比较漫射明场、双向低角度暗场和多方向照明；普通</w:t>
      </w:r>
      <w:r>
        <w:t>RGB</w:t>
      </w:r>
      <w:r>
        <w:t>不能消歧时，再评估偏振、近红外或</w:t>
      </w:r>
      <w:r>
        <w:t>2.5D</w:t>
      </w:r>
      <w:r>
        <w:t>方案。</w:t>
      </w:r>
    </w:p>
    <w:p w14:paraId="19233EE5" w14:textId="77777777" w:rsidR="00B70A53" w:rsidRDefault="00B23A79">
      <w:pPr>
        <w:pStyle w:val="TableCaptionCN"/>
      </w:pPr>
      <w:del w:id="245" w:author="算法软件组" w:date="2026-07-26T08:05:36Z">
        <w:r>
          <w:delText>表 9  成像DOE记录表</w:delText>
        </w:r>
      </w:del>
      <w:ins w:id="246" w:author="算法软件组" w:date="2026-07-26T08:05:36Z">
        <w:r>
          <w:t>表 10  成像DOE记录表</w:t>
        </w:r>
      </w:ins>
    </w:p>
    <w:tbl>
      <w:tblPr>
        <w:tblW w:w="10374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78"/>
        <w:gridCol w:w="1701"/>
        <w:gridCol w:w="1475"/>
        <w:gridCol w:w="1700"/>
        <w:gridCol w:w="1133"/>
        <w:gridCol w:w="1020"/>
        <w:gridCol w:w="1020"/>
        <w:gridCol w:w="1247"/>
      </w:tblGrid>
      <w:tr w:rsidR="00B70A53" w14:paraId="3B53113A" w14:textId="77777777">
        <w:trPr>
          <w:cantSplit/>
          <w:tblHeader/>
          <w:jc w:val="center"/>
        </w:trPr>
        <w:tc>
          <w:tcPr>
            <w:tcW w:w="107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30892A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b/>
                <w:sz w:val="17"/>
              </w:rPr>
              <w:t>试验</w:t>
            </w:r>
            <w:r>
              <w:rPr>
                <w:b/>
                <w:sz w:val="17"/>
              </w:rPr>
              <w:t>ID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0B1660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b/>
                <w:sz w:val="17"/>
              </w:rPr>
              <w:t>光路</w:t>
            </w:r>
            <w:r>
              <w:rPr>
                <w:b/>
                <w:sz w:val="17"/>
              </w:rPr>
              <w:t>/</w:t>
            </w:r>
            <w:r>
              <w:rPr>
                <w:b/>
                <w:sz w:val="17"/>
              </w:rPr>
              <w:t>角度</w:t>
            </w:r>
          </w:p>
        </w:tc>
        <w:tc>
          <w:tcPr>
            <w:tcW w:w="147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666679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b/>
                <w:sz w:val="17"/>
              </w:rPr>
              <w:t>曝光</w:t>
            </w:r>
            <w:r>
              <w:rPr>
                <w:b/>
                <w:sz w:val="17"/>
              </w:rPr>
              <w:t>/</w:t>
            </w:r>
            <w:r>
              <w:rPr>
                <w:b/>
                <w:sz w:val="17"/>
              </w:rPr>
              <w:t>增益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7604B4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b/>
                <w:sz w:val="17"/>
              </w:rPr>
              <w:t>样件</w:t>
            </w:r>
            <w:r>
              <w:rPr>
                <w:b/>
                <w:sz w:val="17"/>
              </w:rPr>
              <w:t>/</w:t>
            </w:r>
            <w:r>
              <w:rPr>
                <w:b/>
                <w:sz w:val="17"/>
              </w:rPr>
              <w:t>缺陷</w:t>
            </w:r>
          </w:p>
        </w:tc>
        <w:tc>
          <w:tcPr>
            <w:tcW w:w="113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9F3193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b/>
                <w:sz w:val="17"/>
              </w:rPr>
              <w:t>可见性评分</w:t>
            </w:r>
          </w:p>
        </w:tc>
        <w:tc>
          <w:tcPr>
            <w:tcW w:w="102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3DB97B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b/>
                <w:sz w:val="17"/>
              </w:rPr>
              <w:t>均匀性</w:t>
            </w:r>
          </w:p>
        </w:tc>
        <w:tc>
          <w:tcPr>
            <w:tcW w:w="102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017ECD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b/>
                <w:sz w:val="17"/>
              </w:rPr>
              <w:t>重复性</w:t>
            </w:r>
          </w:p>
        </w:tc>
        <w:tc>
          <w:tcPr>
            <w:tcW w:w="124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6A2D28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b/>
                <w:sz w:val="17"/>
              </w:rPr>
              <w:t>结论</w:t>
            </w:r>
          </w:p>
        </w:tc>
      </w:tr>
      <w:tr w:rsidR="00B70A53" w14:paraId="410D301D" w14:textId="77777777">
        <w:trPr>
          <w:cantSplit/>
          <w:jc w:val="center"/>
        </w:trPr>
        <w:tc>
          <w:tcPr>
            <w:tcW w:w="10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C8B2A9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DOE-[xx]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7B005F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填写</w:t>
            </w:r>
            <w:r>
              <w:rPr>
                <w:sz w:val="17"/>
              </w:rPr>
              <w:t>]</w:t>
            </w:r>
          </w:p>
        </w:tc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CA0379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填写</w:t>
            </w:r>
            <w:r>
              <w:rPr>
                <w:sz w:val="17"/>
              </w:rPr>
              <w:t>]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F3ECF5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填写</w:t>
            </w:r>
            <w:r>
              <w:rPr>
                <w:sz w:val="17"/>
              </w:rPr>
              <w:t>]</w:t>
            </w:r>
          </w:p>
        </w:tc>
        <w:tc>
          <w:tcPr>
            <w:tcW w:w="11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D64F17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[1–5]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A50843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填写</w:t>
            </w:r>
            <w:r>
              <w:rPr>
                <w:sz w:val="17"/>
              </w:rPr>
              <w:t>]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3AC331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填写</w:t>
            </w:r>
            <w:r>
              <w:rPr>
                <w:sz w:val="17"/>
              </w:rPr>
              <w:t>]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5EE1E7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保留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淘汰</w:t>
            </w:r>
            <w:r>
              <w:rPr>
                <w:sz w:val="17"/>
              </w:rPr>
              <w:t>]</w:t>
            </w:r>
          </w:p>
        </w:tc>
      </w:tr>
      <w:tr w:rsidR="00B70A53" w14:paraId="310418FF" w14:textId="77777777">
        <w:trPr>
          <w:cantSplit/>
          <w:jc w:val="center"/>
        </w:trPr>
        <w:tc>
          <w:tcPr>
            <w:tcW w:w="10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FB9BA2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DOE-[xx]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8E5A30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填写</w:t>
            </w:r>
            <w:r>
              <w:rPr>
                <w:sz w:val="17"/>
              </w:rPr>
              <w:t>]</w:t>
            </w:r>
          </w:p>
        </w:tc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26B017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填写</w:t>
            </w:r>
            <w:r>
              <w:rPr>
                <w:sz w:val="17"/>
              </w:rPr>
              <w:t>]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3E353B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填写</w:t>
            </w:r>
            <w:r>
              <w:rPr>
                <w:sz w:val="17"/>
              </w:rPr>
              <w:t>]</w:t>
            </w:r>
          </w:p>
        </w:tc>
        <w:tc>
          <w:tcPr>
            <w:tcW w:w="11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8CC7DD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[1–5]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DC424D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填写</w:t>
            </w:r>
            <w:r>
              <w:rPr>
                <w:sz w:val="17"/>
              </w:rPr>
              <w:t>]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E855B9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填写</w:t>
            </w:r>
            <w:r>
              <w:rPr>
                <w:sz w:val="17"/>
              </w:rPr>
              <w:t>]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2D5434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保留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淘汰</w:t>
            </w:r>
            <w:r>
              <w:rPr>
                <w:sz w:val="17"/>
              </w:rPr>
              <w:t>]</w:t>
            </w:r>
          </w:p>
        </w:tc>
      </w:tr>
      <w:tr w:rsidR="00B70A53" w14:paraId="2B1D0A0A" w14:textId="77777777">
        <w:trPr>
          <w:cantSplit/>
          <w:jc w:val="center"/>
        </w:trPr>
        <w:tc>
          <w:tcPr>
            <w:tcW w:w="10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3FBAC5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DOE-[xx]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ECB9A8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填写</w:t>
            </w:r>
            <w:r>
              <w:rPr>
                <w:sz w:val="17"/>
              </w:rPr>
              <w:t>]</w:t>
            </w:r>
          </w:p>
        </w:tc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9B54AC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填写</w:t>
            </w:r>
            <w:r>
              <w:rPr>
                <w:sz w:val="17"/>
              </w:rPr>
              <w:t>]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0C2106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填写</w:t>
            </w:r>
            <w:r>
              <w:rPr>
                <w:sz w:val="17"/>
              </w:rPr>
              <w:t>]</w:t>
            </w:r>
          </w:p>
        </w:tc>
        <w:tc>
          <w:tcPr>
            <w:tcW w:w="11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5BDB85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[1–5]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0125DA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填写</w:t>
            </w:r>
            <w:r>
              <w:rPr>
                <w:sz w:val="17"/>
              </w:rPr>
              <w:t>]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16004C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填写</w:t>
            </w:r>
            <w:r>
              <w:rPr>
                <w:sz w:val="17"/>
              </w:rPr>
              <w:t>]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16573A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保留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淘汰</w:t>
            </w:r>
            <w:r>
              <w:rPr>
                <w:sz w:val="17"/>
              </w:rPr>
              <w:t>]</w:t>
            </w:r>
          </w:p>
        </w:tc>
      </w:tr>
      <w:tr w:rsidR="00B70A53" w14:paraId="65D2AEFF" w14:textId="77777777">
        <w:trPr>
          <w:cantSplit/>
          <w:jc w:val="center"/>
        </w:trPr>
        <w:tc>
          <w:tcPr>
            <w:tcW w:w="10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16DD6E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DOE-[xx]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39767D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填写</w:t>
            </w:r>
            <w:r>
              <w:rPr>
                <w:sz w:val="17"/>
              </w:rPr>
              <w:t>]</w:t>
            </w:r>
          </w:p>
        </w:tc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8375B9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填写</w:t>
            </w:r>
            <w:r>
              <w:rPr>
                <w:sz w:val="17"/>
              </w:rPr>
              <w:t>]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480BA7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填写</w:t>
            </w:r>
            <w:r>
              <w:rPr>
                <w:sz w:val="17"/>
              </w:rPr>
              <w:t>]</w:t>
            </w:r>
          </w:p>
        </w:tc>
        <w:tc>
          <w:tcPr>
            <w:tcW w:w="11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F3F083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[1–5]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5ED2B2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填写</w:t>
            </w:r>
            <w:r>
              <w:rPr>
                <w:sz w:val="17"/>
              </w:rPr>
              <w:t>]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C5A8DE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填写</w:t>
            </w:r>
            <w:r>
              <w:rPr>
                <w:sz w:val="17"/>
              </w:rPr>
              <w:t>]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EC1AF2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保留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淘汰</w:t>
            </w:r>
            <w:r>
              <w:rPr>
                <w:sz w:val="17"/>
              </w:rPr>
              <w:t>]</w:t>
            </w:r>
          </w:p>
        </w:tc>
      </w:tr>
      <w:tr w:rsidR="00B70A53" w14:paraId="4B5C3029" w14:textId="77777777">
        <w:trPr>
          <w:cantSplit/>
          <w:jc w:val="center"/>
        </w:trPr>
        <w:tc>
          <w:tcPr>
            <w:tcW w:w="10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905ADB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DOE-[xx]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FA64D0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填写</w:t>
            </w:r>
            <w:r>
              <w:rPr>
                <w:sz w:val="17"/>
              </w:rPr>
              <w:t>]</w:t>
            </w:r>
          </w:p>
        </w:tc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FA76ED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填写</w:t>
            </w:r>
            <w:r>
              <w:rPr>
                <w:sz w:val="17"/>
              </w:rPr>
              <w:t>]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B12323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填写</w:t>
            </w:r>
            <w:r>
              <w:rPr>
                <w:sz w:val="17"/>
              </w:rPr>
              <w:t>]</w:t>
            </w:r>
          </w:p>
        </w:tc>
        <w:tc>
          <w:tcPr>
            <w:tcW w:w="11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9DC2AA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[1–5]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41E281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填写</w:t>
            </w:r>
            <w:r>
              <w:rPr>
                <w:sz w:val="17"/>
              </w:rPr>
              <w:t>]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9B342C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填写</w:t>
            </w:r>
            <w:r>
              <w:rPr>
                <w:sz w:val="17"/>
              </w:rPr>
              <w:t>]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2D5680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保留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淘汰</w:t>
            </w:r>
            <w:r>
              <w:rPr>
                <w:sz w:val="17"/>
              </w:rPr>
              <w:t>]</w:t>
            </w:r>
          </w:p>
        </w:tc>
      </w:tr>
      <w:tr w:rsidR="00B70A53" w14:paraId="73C8E86F" w14:textId="77777777">
        <w:trPr>
          <w:cantSplit/>
          <w:jc w:val="center"/>
        </w:trPr>
        <w:tc>
          <w:tcPr>
            <w:tcW w:w="10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B06F8F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DOE-[xx]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B4928C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填写</w:t>
            </w:r>
            <w:r>
              <w:rPr>
                <w:sz w:val="17"/>
              </w:rPr>
              <w:t>]</w:t>
            </w:r>
          </w:p>
        </w:tc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66D748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填写</w:t>
            </w:r>
            <w:r>
              <w:rPr>
                <w:sz w:val="17"/>
              </w:rPr>
              <w:t>]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5DB781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填写</w:t>
            </w:r>
            <w:r>
              <w:rPr>
                <w:sz w:val="17"/>
              </w:rPr>
              <w:t>]</w:t>
            </w:r>
          </w:p>
        </w:tc>
        <w:tc>
          <w:tcPr>
            <w:tcW w:w="11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559B3E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[1–5]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316907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填写</w:t>
            </w:r>
            <w:r>
              <w:rPr>
                <w:sz w:val="17"/>
              </w:rPr>
              <w:t>]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96DA4E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填写</w:t>
            </w:r>
            <w:r>
              <w:rPr>
                <w:sz w:val="17"/>
              </w:rPr>
              <w:t>]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41B4FC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保留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淘汰</w:t>
            </w:r>
            <w:r>
              <w:rPr>
                <w:sz w:val="17"/>
              </w:rPr>
              <w:t>]</w:t>
            </w:r>
          </w:p>
        </w:tc>
      </w:tr>
      <w:tr w:rsidR="00B70A53" w14:paraId="7E21C1CC" w14:textId="77777777">
        <w:trPr>
          <w:cantSplit/>
          <w:jc w:val="center"/>
        </w:trPr>
        <w:tc>
          <w:tcPr>
            <w:tcW w:w="10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89CFB3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DOE-[xx]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F20B7A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填写</w:t>
            </w:r>
            <w:r>
              <w:rPr>
                <w:sz w:val="17"/>
              </w:rPr>
              <w:t>]</w:t>
            </w:r>
          </w:p>
        </w:tc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AF0E21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填写</w:t>
            </w:r>
            <w:r>
              <w:rPr>
                <w:sz w:val="17"/>
              </w:rPr>
              <w:t>]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BDD46B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填写</w:t>
            </w:r>
            <w:r>
              <w:rPr>
                <w:sz w:val="17"/>
              </w:rPr>
              <w:t>]</w:t>
            </w:r>
          </w:p>
        </w:tc>
        <w:tc>
          <w:tcPr>
            <w:tcW w:w="11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8ACAD5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[1–5]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9455E6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填写</w:t>
            </w:r>
            <w:r>
              <w:rPr>
                <w:sz w:val="17"/>
              </w:rPr>
              <w:t>]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B03098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填写</w:t>
            </w:r>
            <w:r>
              <w:rPr>
                <w:sz w:val="17"/>
              </w:rPr>
              <w:t>]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452178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保留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淘汰</w:t>
            </w:r>
            <w:r>
              <w:rPr>
                <w:sz w:val="17"/>
              </w:rPr>
              <w:t>]</w:t>
            </w:r>
          </w:p>
        </w:tc>
      </w:tr>
      <w:tr w:rsidR="00B70A53" w14:paraId="459699BD" w14:textId="77777777">
        <w:trPr>
          <w:cantSplit/>
          <w:jc w:val="center"/>
        </w:trPr>
        <w:tc>
          <w:tcPr>
            <w:tcW w:w="10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149AB4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DOE-[xx]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7FE54C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填写</w:t>
            </w:r>
            <w:r>
              <w:rPr>
                <w:sz w:val="17"/>
              </w:rPr>
              <w:t>]</w:t>
            </w:r>
          </w:p>
        </w:tc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8C82D5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填写</w:t>
            </w:r>
            <w:r>
              <w:rPr>
                <w:sz w:val="17"/>
              </w:rPr>
              <w:t>]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83E045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填写</w:t>
            </w:r>
            <w:r>
              <w:rPr>
                <w:sz w:val="17"/>
              </w:rPr>
              <w:t>]</w:t>
            </w:r>
          </w:p>
        </w:tc>
        <w:tc>
          <w:tcPr>
            <w:tcW w:w="11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3FAE6E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[1–5]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138A01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填写</w:t>
            </w:r>
            <w:r>
              <w:rPr>
                <w:sz w:val="17"/>
              </w:rPr>
              <w:t>]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A20C40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填写</w:t>
            </w:r>
            <w:r>
              <w:rPr>
                <w:sz w:val="17"/>
              </w:rPr>
              <w:t>]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BCBC74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保留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淘汰</w:t>
            </w:r>
            <w:r>
              <w:rPr>
                <w:sz w:val="17"/>
              </w:rPr>
              <w:t>]</w:t>
            </w:r>
          </w:p>
        </w:tc>
      </w:tr>
      <w:tr w:rsidR="00B70A53" w14:paraId="72E10EE7" w14:textId="77777777">
        <w:trPr>
          <w:cantSplit/>
          <w:jc w:val="center"/>
        </w:trPr>
        <w:tc>
          <w:tcPr>
            <w:tcW w:w="10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94BB35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DOE-[xx]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DEA80A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填写</w:t>
            </w:r>
            <w:r>
              <w:rPr>
                <w:sz w:val="17"/>
              </w:rPr>
              <w:t>]</w:t>
            </w:r>
          </w:p>
        </w:tc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E13B8F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填写</w:t>
            </w:r>
            <w:r>
              <w:rPr>
                <w:sz w:val="17"/>
              </w:rPr>
              <w:t>]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B6B212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填写</w:t>
            </w:r>
            <w:r>
              <w:rPr>
                <w:sz w:val="17"/>
              </w:rPr>
              <w:t>]</w:t>
            </w:r>
          </w:p>
        </w:tc>
        <w:tc>
          <w:tcPr>
            <w:tcW w:w="11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DA1D35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[1–5]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9F245D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填写</w:t>
            </w:r>
            <w:r>
              <w:rPr>
                <w:sz w:val="17"/>
              </w:rPr>
              <w:t>]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42E0C6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填写</w:t>
            </w:r>
            <w:r>
              <w:rPr>
                <w:sz w:val="17"/>
              </w:rPr>
              <w:t>]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B5CF5D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保留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淘汰</w:t>
            </w:r>
            <w:r>
              <w:rPr>
                <w:sz w:val="17"/>
              </w:rPr>
              <w:t>]</w:t>
            </w:r>
          </w:p>
        </w:tc>
      </w:tr>
      <w:tr w:rsidR="00B70A53" w14:paraId="5FC42598" w14:textId="77777777">
        <w:trPr>
          <w:cantSplit/>
          <w:jc w:val="center"/>
        </w:trPr>
        <w:tc>
          <w:tcPr>
            <w:tcW w:w="10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05B851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DOE-[xx]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7CD3C4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填写</w:t>
            </w:r>
            <w:r>
              <w:rPr>
                <w:sz w:val="17"/>
              </w:rPr>
              <w:t>]</w:t>
            </w:r>
          </w:p>
        </w:tc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D4E5F7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填写</w:t>
            </w:r>
            <w:r>
              <w:rPr>
                <w:sz w:val="17"/>
              </w:rPr>
              <w:t>]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86ED74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填写</w:t>
            </w:r>
            <w:r>
              <w:rPr>
                <w:sz w:val="17"/>
              </w:rPr>
              <w:t>]</w:t>
            </w:r>
          </w:p>
        </w:tc>
        <w:tc>
          <w:tcPr>
            <w:tcW w:w="11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5041DF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[1–5]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FBF3D6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填写</w:t>
            </w:r>
            <w:r>
              <w:rPr>
                <w:sz w:val="17"/>
              </w:rPr>
              <w:t>]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C61AD3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填写</w:t>
            </w:r>
            <w:r>
              <w:rPr>
                <w:sz w:val="17"/>
              </w:rPr>
              <w:t>]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0018CC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保留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淘汰</w:t>
            </w:r>
            <w:r>
              <w:rPr>
                <w:sz w:val="17"/>
              </w:rPr>
              <w:t>]</w:t>
            </w:r>
          </w:p>
        </w:tc>
      </w:tr>
      <w:tr w:rsidR="00B70A53" w14:paraId="46FFCCD9" w14:textId="77777777">
        <w:trPr>
          <w:cantSplit/>
          <w:jc w:val="center"/>
        </w:trPr>
        <w:tc>
          <w:tcPr>
            <w:tcW w:w="10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E3301C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DOE-[xx]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B94742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填写</w:t>
            </w:r>
            <w:r>
              <w:rPr>
                <w:sz w:val="17"/>
              </w:rPr>
              <w:t>]</w:t>
            </w:r>
          </w:p>
        </w:tc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EFABCF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填写</w:t>
            </w:r>
            <w:r>
              <w:rPr>
                <w:sz w:val="17"/>
              </w:rPr>
              <w:t>]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9F0635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填写</w:t>
            </w:r>
            <w:r>
              <w:rPr>
                <w:sz w:val="17"/>
              </w:rPr>
              <w:t>]</w:t>
            </w:r>
          </w:p>
        </w:tc>
        <w:tc>
          <w:tcPr>
            <w:tcW w:w="11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BDE935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[1–5]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A87AD0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填写</w:t>
            </w:r>
            <w:r>
              <w:rPr>
                <w:sz w:val="17"/>
              </w:rPr>
              <w:t>]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7C280D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填写</w:t>
            </w:r>
            <w:r>
              <w:rPr>
                <w:sz w:val="17"/>
              </w:rPr>
              <w:t>]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192DD3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保留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淘汰</w:t>
            </w:r>
            <w:r>
              <w:rPr>
                <w:sz w:val="17"/>
              </w:rPr>
              <w:t>]</w:t>
            </w:r>
          </w:p>
        </w:tc>
      </w:tr>
      <w:tr w:rsidR="00B70A53" w14:paraId="33BA7092" w14:textId="77777777">
        <w:trPr>
          <w:cantSplit/>
          <w:jc w:val="center"/>
        </w:trPr>
        <w:tc>
          <w:tcPr>
            <w:tcW w:w="10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626876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DOE-[xx]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4E6996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填写</w:t>
            </w:r>
            <w:r>
              <w:rPr>
                <w:sz w:val="17"/>
              </w:rPr>
              <w:t>]</w:t>
            </w:r>
          </w:p>
        </w:tc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35567D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填写</w:t>
            </w:r>
            <w:r>
              <w:rPr>
                <w:sz w:val="17"/>
              </w:rPr>
              <w:t>]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43DFB1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填写</w:t>
            </w:r>
            <w:r>
              <w:rPr>
                <w:sz w:val="17"/>
              </w:rPr>
              <w:t>]</w:t>
            </w:r>
          </w:p>
        </w:tc>
        <w:tc>
          <w:tcPr>
            <w:tcW w:w="11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E948D7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[1–5]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9C3B24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填写</w:t>
            </w:r>
            <w:r>
              <w:rPr>
                <w:sz w:val="17"/>
              </w:rPr>
              <w:t>]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95C885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填写</w:t>
            </w:r>
            <w:r>
              <w:rPr>
                <w:sz w:val="17"/>
              </w:rPr>
              <w:t>]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3A5423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保留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淘汰</w:t>
            </w:r>
            <w:r>
              <w:rPr>
                <w:sz w:val="17"/>
              </w:rPr>
              <w:t>]</w:t>
            </w:r>
          </w:p>
        </w:tc>
      </w:tr>
    </w:tbl>
    <w:p w14:paraId="127D712D" w14:textId="77777777" w:rsidR="00B70A53" w:rsidRDefault="00B70A53">
      <w:pPr>
        <w:spacing w:after="40"/>
        <w:ind w:firstLine="0"/>
      </w:pPr>
    </w:p>
    <w:p w14:paraId="716B808B" w14:textId="77777777" w:rsidR="00B70A53" w:rsidRDefault="00B23A79">
      <w:pPr>
        <w:pStyle w:val="2"/>
      </w:pPr>
      <w:bookmarkStart w:id="170" w:name="_Toc10724"/>
      <w:r>
        <w:t xml:space="preserve">5.4 </w:t>
      </w:r>
      <w:r>
        <w:t>标定、重复装夹与维护</w:t>
      </w:r>
      <w:bookmarkEnd w:id="170"/>
    </w:p>
    <w:p w14:paraId="442F535A" w14:textId="77777777" w:rsidR="00B70A53" w:rsidRDefault="00B23A79">
      <w:pPr>
        <w:pStyle w:val="TableCaptionCN"/>
      </w:pPr>
      <w:del w:id="247" w:author="算法软件组" w:date="2026-07-26T08:05:36Z">
        <w:r>
          <w:delText>表 10  标定与维护计划</w:delText>
        </w:r>
      </w:del>
      <w:ins w:id="248" w:author="算法软件组" w:date="2026-07-26T08:05:36Z">
        <w:r>
          <w:t>表 11  标定与维护计划</w:t>
        </w:r>
      </w:ins>
    </w:p>
    <w:tbl>
      <w:tblPr>
        <w:tblW w:w="9524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3515"/>
        <w:gridCol w:w="1587"/>
        <w:gridCol w:w="1814"/>
        <w:gridCol w:w="907"/>
      </w:tblGrid>
      <w:tr w:rsidR="00B70A53" w14:paraId="0F337DDB" w14:textId="77777777">
        <w:trPr>
          <w:cantSplit/>
          <w:tblHeader/>
          <w:jc w:val="center"/>
        </w:trPr>
        <w:tc>
          <w:tcPr>
            <w:tcW w:w="17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9D6B1A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b/>
                <w:sz w:val="21"/>
              </w:rPr>
              <w:t>项目</w:t>
            </w:r>
          </w:p>
        </w:tc>
        <w:tc>
          <w:tcPr>
            <w:tcW w:w="351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22A241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w="158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B78157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b/>
                <w:sz w:val="21"/>
              </w:rPr>
              <w:t>频次</w:t>
            </w:r>
          </w:p>
        </w:tc>
        <w:tc>
          <w:tcPr>
            <w:tcW w:w="181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E9A566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b/>
                <w:sz w:val="21"/>
              </w:rPr>
              <w:t>合格判据</w:t>
            </w:r>
          </w:p>
        </w:tc>
        <w:tc>
          <w:tcPr>
            <w:tcW w:w="90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7AF5C6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b/>
                <w:sz w:val="21"/>
              </w:rPr>
              <w:t>记录</w:t>
            </w:r>
          </w:p>
        </w:tc>
      </w:tr>
      <w:tr w:rsidR="00B70A53" w14:paraId="3D5558FF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6FF4A1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几何标定</w:t>
            </w:r>
          </w:p>
        </w:tc>
        <w:tc>
          <w:tcPr>
            <w:tcW w:w="35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08958F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标定板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像素当量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畸变</w:t>
            </w:r>
            <w:r>
              <w:rPr>
                <w:sz w:val="21"/>
              </w:rPr>
              <w:t>]</w:t>
            </w:r>
          </w:p>
        </w:tc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5E7D52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首次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变更后</w:t>
            </w:r>
            <w:r>
              <w:rPr>
                <w:sz w:val="21"/>
              </w:rPr>
              <w:t>]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FA7BB1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待冻结</w:t>
            </w:r>
            <w:r>
              <w:rPr>
                <w:sz w:val="21"/>
              </w:rPr>
              <w:t>]</w:t>
            </w:r>
          </w:p>
        </w:tc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682B63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编号</w:t>
            </w:r>
            <w:r>
              <w:rPr>
                <w:sz w:val="21"/>
              </w:rPr>
              <w:t>]</w:t>
            </w:r>
          </w:p>
        </w:tc>
      </w:tr>
      <w:tr w:rsidR="00B70A53" w14:paraId="753B2F5E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43F4EC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照明均匀性</w:t>
            </w:r>
          </w:p>
        </w:tc>
        <w:tc>
          <w:tcPr>
            <w:tcW w:w="35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17C3BF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标准白板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灰度统计</w:t>
            </w:r>
            <w:r>
              <w:rPr>
                <w:sz w:val="21"/>
              </w:rPr>
              <w:t>]</w:t>
            </w:r>
          </w:p>
        </w:tc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BD5134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每日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每班</w:t>
            </w:r>
            <w:r>
              <w:rPr>
                <w:sz w:val="21"/>
              </w:rPr>
              <w:t>]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E0F110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待冻结</w:t>
            </w:r>
            <w:r>
              <w:rPr>
                <w:sz w:val="21"/>
              </w:rPr>
              <w:t>]</w:t>
            </w:r>
          </w:p>
        </w:tc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8CBCFE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编号</w:t>
            </w:r>
            <w:r>
              <w:rPr>
                <w:sz w:val="21"/>
              </w:rPr>
              <w:t>]</w:t>
            </w:r>
          </w:p>
        </w:tc>
      </w:tr>
      <w:tr w:rsidR="00B70A53" w14:paraId="31A4A361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9513D8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重复装夹</w:t>
            </w:r>
          </w:p>
        </w:tc>
        <w:tc>
          <w:tcPr>
            <w:tcW w:w="35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27387C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同一件重复装夹不少于</w:t>
            </w:r>
            <w:r>
              <w:rPr>
                <w:sz w:val="21"/>
              </w:rPr>
              <w:t>[</w:t>
            </w:r>
            <w:r>
              <w:rPr>
                <w:sz w:val="21"/>
              </w:rPr>
              <w:t>次数</w:t>
            </w:r>
            <w:r>
              <w:rPr>
                <w:sz w:val="21"/>
              </w:rPr>
              <w:t>]</w:t>
            </w:r>
          </w:p>
        </w:tc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AEBFFE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详设验证</w:t>
            </w:r>
            <w:r>
              <w:rPr>
                <w:sz w:val="21"/>
              </w:rPr>
              <w:t>]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085008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波动阈值</w:t>
            </w:r>
            <w:r>
              <w:rPr>
                <w:sz w:val="21"/>
              </w:rPr>
              <w:t>]</w:t>
            </w:r>
          </w:p>
        </w:tc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F33E29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编号</w:t>
            </w:r>
            <w:r>
              <w:rPr>
                <w:sz w:val="21"/>
              </w:rPr>
              <w:t>]</w:t>
            </w:r>
          </w:p>
        </w:tc>
      </w:tr>
      <w:tr w:rsidR="00B70A53" w14:paraId="1A8FBDC8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1C9D14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焦点检查</w:t>
            </w:r>
          </w:p>
        </w:tc>
        <w:tc>
          <w:tcPr>
            <w:tcW w:w="35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C2BDC4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标准纹理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清晰度指标</w:t>
            </w:r>
            <w:r>
              <w:rPr>
                <w:sz w:val="21"/>
              </w:rPr>
              <w:t>]</w:t>
            </w:r>
          </w:p>
        </w:tc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F6D634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每日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维护后</w:t>
            </w:r>
            <w:r>
              <w:rPr>
                <w:sz w:val="21"/>
              </w:rPr>
              <w:t>]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84661B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待冻结</w:t>
            </w:r>
            <w:r>
              <w:rPr>
                <w:sz w:val="21"/>
              </w:rPr>
              <w:t>]</w:t>
            </w:r>
          </w:p>
        </w:tc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4DCBC9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编号</w:t>
            </w:r>
            <w:r>
              <w:rPr>
                <w:sz w:val="21"/>
              </w:rPr>
              <w:t>]</w:t>
            </w:r>
          </w:p>
        </w:tc>
      </w:tr>
      <w:tr w:rsidR="00B70A53" w14:paraId="59F21465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705A61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清洁维护</w:t>
            </w:r>
          </w:p>
        </w:tc>
        <w:tc>
          <w:tcPr>
            <w:tcW w:w="35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4801F8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镜头、光源、遮光罩</w:t>
            </w:r>
          </w:p>
        </w:tc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8072EB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频次</w:t>
            </w:r>
            <w:r>
              <w:rPr>
                <w:sz w:val="21"/>
              </w:rPr>
              <w:t>]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C56375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无污染</w:t>
            </w:r>
            <w:r>
              <w:rPr>
                <w:sz w:val="21"/>
              </w:rPr>
              <w:t>]</w:t>
            </w:r>
          </w:p>
        </w:tc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85614A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编号</w:t>
            </w:r>
            <w:r>
              <w:rPr>
                <w:sz w:val="21"/>
              </w:rPr>
              <w:t>]</w:t>
            </w:r>
          </w:p>
        </w:tc>
      </w:tr>
    </w:tbl>
    <w:p w14:paraId="37054F98" w14:textId="77777777" w:rsidR="00B70A53" w:rsidRDefault="00B70A53">
      <w:pPr>
        <w:spacing w:after="40"/>
        <w:ind w:firstLine="0"/>
      </w:pPr>
    </w:p>
    <w:p w14:paraId="61CB3915" w14:textId="77777777" w:rsidR="00B70A53" w:rsidRDefault="00B23A79">
      <w:pPr>
        <w:pStyle w:val="1"/>
      </w:pPr>
      <w:bookmarkStart w:id="171" w:name="_Toc20883"/>
      <w:r>
        <w:t xml:space="preserve">6 </w:t>
      </w:r>
      <w:r>
        <w:t>数据工程详细设计</w:t>
      </w:r>
      <w:bookmarkEnd w:id="171"/>
    </w:p>
    <w:p w14:paraId="4C59C3AE" w14:textId="77777777" w:rsidR="00B70A53" w:rsidRDefault="00B23A79">
      <w:pPr>
        <w:pStyle w:val="2"/>
      </w:pPr>
      <w:bookmarkStart w:id="172" w:name="_Toc22093"/>
      <w:r>
        <w:t xml:space="preserve">6.1 </w:t>
      </w:r>
      <w:r>
        <w:t>数据目录与文件命名</w:t>
      </w:r>
      <w:bookmarkEnd w:id="172"/>
    </w:p>
    <w:p w14:paraId="2AB4B704" w14:textId="77777777" w:rsidR="00B70A53" w:rsidRDefault="00B23A79">
      <w:pPr>
        <w:pStyle w:val="TableCaptionCN"/>
      </w:pPr>
      <w:del w:id="249" w:author="算法软件组" w:date="2026-07-26T08:05:36Z">
        <w:r>
          <w:delText>表 11  数据目录与权限</w:delText>
        </w:r>
      </w:del>
      <w:ins w:id="250" w:author="算法软件组" w:date="2026-07-26T08:05:36Z">
        <w:r>
          <w:t>表 12  数据目录与权限</w:t>
        </w:r>
      </w:ins>
    </w:p>
    <w:tbl>
      <w:tblPr>
        <w:tblW w:w="9524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8"/>
        <w:gridCol w:w="1927"/>
        <w:gridCol w:w="3629"/>
        <w:gridCol w:w="1700"/>
        <w:gridCol w:w="1360"/>
      </w:tblGrid>
      <w:tr w:rsidR="00B70A53" w14:paraId="48B772EB" w14:textId="77777777">
        <w:trPr>
          <w:cantSplit/>
          <w:tblHeader/>
          <w:jc w:val="center"/>
        </w:trPr>
        <w:tc>
          <w:tcPr>
            <w:tcW w:w="90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DDCEE5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b/>
                <w:sz w:val="21"/>
              </w:rPr>
              <w:t>层级</w:t>
            </w:r>
          </w:p>
        </w:tc>
        <w:tc>
          <w:tcPr>
            <w:tcW w:w="192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571B1B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b/>
                <w:sz w:val="21"/>
              </w:rPr>
              <w:t>目录</w:t>
            </w:r>
            <w:r>
              <w:rPr>
                <w:b/>
                <w:sz w:val="21"/>
              </w:rPr>
              <w:t>/</w:t>
            </w:r>
            <w:r>
              <w:rPr>
                <w:b/>
                <w:sz w:val="21"/>
              </w:rPr>
              <w:t>对象</w:t>
            </w:r>
          </w:p>
        </w:tc>
        <w:tc>
          <w:tcPr>
            <w:tcW w:w="36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B7B4A5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b/>
                <w:sz w:val="21"/>
              </w:rPr>
              <w:t>命名规则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9A15F9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b/>
                <w:sz w:val="21"/>
              </w:rPr>
              <w:t>只读</w:t>
            </w:r>
            <w:r>
              <w:rPr>
                <w:b/>
                <w:sz w:val="21"/>
              </w:rPr>
              <w:t>/</w:t>
            </w:r>
            <w:r>
              <w:rPr>
                <w:b/>
                <w:sz w:val="21"/>
              </w:rPr>
              <w:t>可写</w:t>
            </w:r>
          </w:p>
        </w:tc>
        <w:tc>
          <w:tcPr>
            <w:tcW w:w="13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49F135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b/>
                <w:sz w:val="21"/>
              </w:rPr>
              <w:t>责任人</w:t>
            </w:r>
          </w:p>
        </w:tc>
      </w:tr>
      <w:tr w:rsidR="00B70A53" w14:paraId="09311CCC" w14:textId="77777777">
        <w:trPr>
          <w:cantSplit/>
          <w:jc w:val="center"/>
        </w:trPr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C0742B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L0</w:t>
            </w:r>
          </w:p>
        </w:tc>
        <w:tc>
          <w:tcPr>
            <w:tcW w:w="19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356472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原始图像</w:t>
            </w:r>
          </w:p>
        </w:tc>
        <w:tc>
          <w:tcPr>
            <w:tcW w:w="3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5B468D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批次</w:t>
            </w:r>
            <w:r>
              <w:rPr>
                <w:sz w:val="21"/>
              </w:rPr>
              <w:t>]/[</w:t>
            </w:r>
            <w:r>
              <w:rPr>
                <w:sz w:val="21"/>
              </w:rPr>
              <w:t>样件</w:t>
            </w:r>
            <w:r>
              <w:rPr>
                <w:sz w:val="21"/>
              </w:rPr>
              <w:t>]/[</w:t>
            </w:r>
            <w:r>
              <w:rPr>
                <w:sz w:val="21"/>
              </w:rPr>
              <w:t>面号</w:t>
            </w:r>
            <w:r>
              <w:rPr>
                <w:sz w:val="21"/>
              </w:rPr>
              <w:t>]/[</w:t>
            </w:r>
            <w:r>
              <w:rPr>
                <w:sz w:val="21"/>
              </w:rPr>
              <w:t>配方</w:t>
            </w:r>
            <w:r>
              <w:rPr>
                <w:sz w:val="21"/>
              </w:rPr>
              <w:t>]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AE6098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采集后只读</w:t>
            </w: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BC8B1A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数据管理员</w:t>
            </w:r>
          </w:p>
        </w:tc>
      </w:tr>
      <w:tr w:rsidR="00B70A53" w14:paraId="32EEE855" w14:textId="77777777">
        <w:trPr>
          <w:cantSplit/>
          <w:jc w:val="center"/>
        </w:trPr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2A6200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L1</w:t>
            </w:r>
          </w:p>
        </w:tc>
        <w:tc>
          <w:tcPr>
            <w:tcW w:w="19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FE7410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清洗图像</w:t>
            </w:r>
          </w:p>
        </w:tc>
        <w:tc>
          <w:tcPr>
            <w:tcW w:w="3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B77063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保留原始</w:t>
            </w:r>
            <w:r>
              <w:rPr>
                <w:sz w:val="21"/>
              </w:rPr>
              <w:t>ID</w:t>
            </w:r>
            <w:r>
              <w:rPr>
                <w:sz w:val="21"/>
              </w:rPr>
              <w:t>与处理版本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5F795B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可写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版本化</w:t>
            </w: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BF6767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数据管理员</w:t>
            </w:r>
          </w:p>
        </w:tc>
      </w:tr>
      <w:tr w:rsidR="00B70A53" w14:paraId="0C0473DB" w14:textId="77777777">
        <w:trPr>
          <w:cantSplit/>
          <w:jc w:val="center"/>
        </w:trPr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53DFEB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L2</w:t>
            </w:r>
          </w:p>
        </w:tc>
        <w:tc>
          <w:tcPr>
            <w:tcW w:w="19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C20872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标注</w:t>
            </w:r>
          </w:p>
        </w:tc>
        <w:tc>
          <w:tcPr>
            <w:tcW w:w="3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CAE198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图像</w:t>
            </w:r>
            <w:r>
              <w:rPr>
                <w:sz w:val="21"/>
              </w:rPr>
              <w:t>ID+</w:t>
            </w:r>
            <w:r>
              <w:rPr>
                <w:sz w:val="21"/>
              </w:rPr>
              <w:t>标注版本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3D5871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可写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审核后冻结</w:t>
            </w: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76A0D2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标注负责人</w:t>
            </w:r>
          </w:p>
        </w:tc>
      </w:tr>
      <w:tr w:rsidR="00B70A53" w14:paraId="1B0500C4" w14:textId="77777777">
        <w:trPr>
          <w:cantSplit/>
          <w:jc w:val="center"/>
        </w:trPr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DD4AB0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L3</w:t>
            </w:r>
          </w:p>
        </w:tc>
        <w:tc>
          <w:tcPr>
            <w:tcW w:w="19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870945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数据集</w:t>
            </w:r>
          </w:p>
        </w:tc>
        <w:tc>
          <w:tcPr>
            <w:tcW w:w="3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7B72E8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dataset_v[</w:t>
            </w:r>
            <w:r>
              <w:rPr>
                <w:sz w:val="21"/>
              </w:rPr>
              <w:t>主</w:t>
            </w:r>
            <w:r>
              <w:rPr>
                <w:sz w:val="21"/>
              </w:rPr>
              <w:t>].[</w:t>
            </w:r>
            <w:r>
              <w:rPr>
                <w:sz w:val="21"/>
              </w:rPr>
              <w:t>次</w:t>
            </w:r>
            <w:r>
              <w:rPr>
                <w:sz w:val="21"/>
              </w:rPr>
              <w:t>]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F41C20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冻结只读</w:t>
            </w: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E7DC8E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算法负责人</w:t>
            </w:r>
          </w:p>
        </w:tc>
      </w:tr>
      <w:tr w:rsidR="00B70A53" w14:paraId="7F280DDC" w14:textId="77777777">
        <w:trPr>
          <w:cantSplit/>
          <w:jc w:val="center"/>
        </w:trPr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FB1621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L4</w:t>
            </w:r>
          </w:p>
        </w:tc>
        <w:tc>
          <w:tcPr>
            <w:tcW w:w="19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8CA8F0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模型与结果</w:t>
            </w:r>
          </w:p>
        </w:tc>
        <w:tc>
          <w:tcPr>
            <w:tcW w:w="3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39B476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model_v/threshold_v/run_id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CCF253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受控写入</w:t>
            </w: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7943BB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算法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测试</w:t>
            </w:r>
          </w:p>
        </w:tc>
      </w:tr>
    </w:tbl>
    <w:p w14:paraId="3EA8A237" w14:textId="77777777" w:rsidR="00B70A53" w:rsidRDefault="00B23A79">
      <w:pPr>
        <w:pStyle w:val="2"/>
      </w:pPr>
      <w:bookmarkStart w:id="173" w:name="_Toc22524"/>
      <w:r>
        <w:t xml:space="preserve">6.2 </w:t>
      </w:r>
      <w:r>
        <w:t>数据采集元数据</w:t>
      </w:r>
      <w:bookmarkEnd w:id="173"/>
    </w:p>
    <w:p w14:paraId="6663E408" w14:textId="77777777" w:rsidR="00B70A53" w:rsidRDefault="00B23A79">
      <w:pPr>
        <w:pStyle w:val="TableCaptionCN"/>
      </w:pPr>
      <w:del w:id="251" w:author="算法软件组" w:date="2026-07-26T08:05:36Z">
        <w:r>
          <w:delText>表 12  采集元数据字段</w:delText>
        </w:r>
      </w:del>
      <w:ins w:id="252" w:author="算法软件组" w:date="2026-07-26T08:05:36Z">
        <w:r>
          <w:t>表 13  采集元数据字段</w:t>
        </w:r>
      </w:ins>
    </w:p>
    <w:tbl>
      <w:tblPr>
        <w:tblW w:w="9524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15"/>
        <w:gridCol w:w="1247"/>
        <w:gridCol w:w="907"/>
        <w:gridCol w:w="3515"/>
        <w:gridCol w:w="2040"/>
      </w:tblGrid>
      <w:tr w:rsidR="00B70A53" w14:paraId="6340297B" w14:textId="77777777">
        <w:trPr>
          <w:cantSplit/>
          <w:tblHeader/>
          <w:jc w:val="center"/>
        </w:trPr>
        <w:tc>
          <w:tcPr>
            <w:tcW w:w="181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2FEEC2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124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E758E0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w="90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495F65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w="351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DD6D3F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w="20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B4F5A2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b/>
                <w:sz w:val="18"/>
              </w:rPr>
              <w:t>示例</w:t>
            </w:r>
            <w:r>
              <w:rPr>
                <w:b/>
                <w:sz w:val="18"/>
              </w:rPr>
              <w:t>/</w:t>
            </w:r>
            <w:r>
              <w:rPr>
                <w:b/>
                <w:sz w:val="18"/>
              </w:rPr>
              <w:t>枚举</w:t>
            </w:r>
          </w:p>
        </w:tc>
      </w:tr>
      <w:tr w:rsidR="00B70A53" w14:paraId="0790FED0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844786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sample_id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B8B27B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string</w:t>
            </w:r>
          </w:p>
        </w:tc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A3C125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35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358594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物理样件唯一</w:t>
            </w:r>
            <w:r>
              <w:rPr>
                <w:sz w:val="18"/>
              </w:rPr>
              <w:t>ID</w:t>
            </w:r>
          </w:p>
        </w:tc>
        <w:tc>
          <w:tcPr>
            <w:tcW w:w="2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525B9B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PUL-...</w:t>
            </w:r>
          </w:p>
        </w:tc>
      </w:tr>
      <w:tr w:rsidR="00B70A53" w14:paraId="2042B5F0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8C1933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lot_id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AF96BC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string</w:t>
            </w:r>
          </w:p>
        </w:tc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36A900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35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FE44D6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批次</w:t>
            </w:r>
            <w:r>
              <w:rPr>
                <w:sz w:val="18"/>
              </w:rPr>
              <w:t>ID</w:t>
            </w:r>
          </w:p>
        </w:tc>
        <w:tc>
          <w:tcPr>
            <w:tcW w:w="2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A3856E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LOT-...</w:t>
            </w:r>
          </w:p>
        </w:tc>
      </w:tr>
      <w:tr w:rsidR="00B70A53" w14:paraId="1CBC8178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4A7E05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surface_id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D16ABE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enum</w:t>
            </w:r>
          </w:p>
        </w:tc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F8EE90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35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E4E798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检测面</w:t>
            </w:r>
          </w:p>
        </w:tc>
        <w:tc>
          <w:tcPr>
            <w:tcW w:w="2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95B7E4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S1/S2/...</w:t>
            </w:r>
          </w:p>
        </w:tc>
      </w:tr>
      <w:tr w:rsidR="00B70A53" w14:paraId="43BF73A7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BF91B1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recipe_id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44F682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string</w:t>
            </w:r>
          </w:p>
        </w:tc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B1D6CF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35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8A8728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成像配方版本</w:t>
            </w:r>
          </w:p>
        </w:tc>
        <w:tc>
          <w:tcPr>
            <w:tcW w:w="2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700011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IMG-RCP-v...</w:t>
            </w:r>
          </w:p>
        </w:tc>
      </w:tr>
      <w:tr w:rsidR="00B70A53" w14:paraId="59C8AE87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C4A197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capture_time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77E21D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datetime</w:t>
            </w:r>
          </w:p>
        </w:tc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2A5E95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35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7B5145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采集时间</w:t>
            </w:r>
          </w:p>
        </w:tc>
        <w:tc>
          <w:tcPr>
            <w:tcW w:w="2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E9A76B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ISO 8601</w:t>
            </w:r>
          </w:p>
        </w:tc>
      </w:tr>
      <w:tr w:rsidR="00B70A53" w14:paraId="2772C203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DC5839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operator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313AC1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string</w:t>
            </w:r>
          </w:p>
        </w:tc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A7D2DC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35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511D1D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操作者代号</w:t>
            </w:r>
          </w:p>
        </w:tc>
        <w:tc>
          <w:tcPr>
            <w:tcW w:w="2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D6972F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[</w:t>
            </w:r>
            <w:r>
              <w:rPr>
                <w:sz w:val="18"/>
              </w:rPr>
              <w:t>代号</w:t>
            </w:r>
            <w:r>
              <w:rPr>
                <w:sz w:val="18"/>
              </w:rPr>
              <w:t>]</w:t>
            </w:r>
          </w:p>
        </w:tc>
      </w:tr>
      <w:tr w:rsidR="00B70A53" w14:paraId="68193A9F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89C20E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camera/lens/light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E6928A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string</w:t>
            </w:r>
          </w:p>
        </w:tc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9090EC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35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1490F1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设备与设置版本</w:t>
            </w:r>
          </w:p>
        </w:tc>
        <w:tc>
          <w:tcPr>
            <w:tcW w:w="2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0933E8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[</w:t>
            </w:r>
            <w:r>
              <w:rPr>
                <w:sz w:val="18"/>
              </w:rPr>
              <w:t>配置</w:t>
            </w:r>
            <w:r>
              <w:rPr>
                <w:sz w:val="18"/>
              </w:rPr>
              <w:t>ID]</w:t>
            </w:r>
          </w:p>
        </w:tc>
      </w:tr>
      <w:tr w:rsidR="00B70A53" w14:paraId="3DCF449A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EAE2D2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quality_state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0C4BD6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enum</w:t>
            </w:r>
          </w:p>
        </w:tc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C61766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35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7C88E9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良品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缺陷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边界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待复核</w:t>
            </w:r>
          </w:p>
        </w:tc>
        <w:tc>
          <w:tcPr>
            <w:tcW w:w="2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9D18D9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[</w:t>
            </w:r>
            <w:r>
              <w:rPr>
                <w:sz w:val="18"/>
              </w:rPr>
              <w:t>枚举</w:t>
            </w:r>
            <w:r>
              <w:rPr>
                <w:sz w:val="18"/>
              </w:rPr>
              <w:t>]</w:t>
            </w:r>
          </w:p>
        </w:tc>
      </w:tr>
    </w:tbl>
    <w:p w14:paraId="5387A6E1" w14:textId="77777777" w:rsidR="00B70A53" w:rsidRDefault="00B70A53">
      <w:pPr>
        <w:spacing w:after="40"/>
        <w:ind w:firstLine="0"/>
      </w:pPr>
    </w:p>
    <w:p w14:paraId="1619E4E6" w14:textId="77777777" w:rsidR="00B70A53" w:rsidRDefault="00B23A79">
      <w:pPr>
        <w:pStyle w:val="2"/>
      </w:pPr>
      <w:bookmarkStart w:id="174" w:name="_Toc22989"/>
      <w:r>
        <w:t xml:space="preserve">6.3 </w:t>
      </w:r>
      <w:r>
        <w:t>标注规则与互审</w:t>
      </w:r>
      <w:bookmarkEnd w:id="174"/>
    </w:p>
    <w:p w14:paraId="7A6F1941" w14:textId="77777777" w:rsidR="00B70A53" w:rsidRDefault="00B23A79">
      <w:pPr>
        <w:numPr>
          <w:ilvl w:val="0"/>
          <w:numId w:val="1"/>
        </w:numPr>
        <w:ind w:left="420" w:firstLine="0"/>
      </w:pPr>
      <w:r>
        <w:t>标注者仅依据冻结定义卡，不依据模型预测直接下结论。</w:t>
      </w:r>
    </w:p>
    <w:p w14:paraId="1328BA51" w14:textId="77777777" w:rsidR="00B70A53" w:rsidRDefault="00B23A79">
      <w:pPr>
        <w:numPr>
          <w:ilvl w:val="0"/>
          <w:numId w:val="1"/>
        </w:numPr>
        <w:ind w:left="420" w:firstLine="0"/>
      </w:pPr>
      <w:r>
        <w:t>边界样本进入单独队列，由企业质量代表复核。</w:t>
      </w:r>
    </w:p>
    <w:p w14:paraId="1C8077E4" w14:textId="77777777" w:rsidR="00B70A53" w:rsidRDefault="00B23A79">
      <w:pPr>
        <w:numPr>
          <w:ilvl w:val="0"/>
          <w:numId w:val="1"/>
        </w:numPr>
        <w:ind w:left="420" w:firstLine="0"/>
      </w:pPr>
      <w:r>
        <w:t>至少抽取</w:t>
      </w:r>
      <w:r>
        <w:t>[</w:t>
      </w:r>
      <w:r>
        <w:t>比例</w:t>
      </w:r>
      <w:r>
        <w:t>]</w:t>
      </w:r>
      <w:r>
        <w:t>进行双人互审；记录类别一致性和框位置差异。</w:t>
      </w:r>
    </w:p>
    <w:p w14:paraId="07841DBA" w14:textId="77777777" w:rsidR="00B70A53" w:rsidRDefault="00B23A79">
      <w:pPr>
        <w:numPr>
          <w:ilvl w:val="0"/>
          <w:numId w:val="1"/>
        </w:numPr>
        <w:ind w:left="420" w:firstLine="0"/>
      </w:pPr>
      <w:r>
        <w:t>类别、框、忽略区和难例处理规则变更时，提升标注版本。</w:t>
      </w:r>
    </w:p>
    <w:p w14:paraId="72752F60" w14:textId="77777777" w:rsidR="00B70A53" w:rsidRDefault="00B23A79">
      <w:pPr>
        <w:numPr>
          <w:ilvl w:val="0"/>
          <w:numId w:val="1"/>
        </w:numPr>
        <w:ind w:left="420" w:firstLine="0"/>
      </w:pPr>
      <w:r>
        <w:t>已进入盲测集的样本不得用于训练、阈值调优或提示词试验。</w:t>
      </w:r>
    </w:p>
    <w:p w14:paraId="14A768AB" w14:textId="77777777" w:rsidR="00B70A53" w:rsidRDefault="00B23A79">
      <w:pPr>
        <w:pStyle w:val="TableCaptionCN"/>
      </w:pPr>
      <w:del w:id="253" w:author="算法软件组" w:date="2026-07-26T08:05:36Z">
        <w:r>
          <w:delText>表 13  标注质量检查表</w:delText>
        </w:r>
      </w:del>
      <w:ins w:id="254" w:author="算法软件组" w:date="2026-07-26T08:05:36Z">
        <w:r>
          <w:t>表 14  标注质量检查表</w:t>
        </w:r>
      </w:ins>
    </w:p>
    <w:tbl>
      <w:tblPr>
        <w:tblW w:w="9524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75"/>
        <w:gridCol w:w="2835"/>
        <w:gridCol w:w="1700"/>
        <w:gridCol w:w="1700"/>
        <w:gridCol w:w="1814"/>
      </w:tblGrid>
      <w:tr w:rsidR="00B70A53" w14:paraId="7F9814F4" w14:textId="77777777">
        <w:trPr>
          <w:cantSplit/>
          <w:tblHeader/>
          <w:jc w:val="center"/>
        </w:trPr>
        <w:tc>
          <w:tcPr>
            <w:tcW w:w="147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672615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b/>
                <w:sz w:val="21"/>
              </w:rPr>
              <w:t>检查项</w:t>
            </w:r>
          </w:p>
        </w:tc>
        <w:tc>
          <w:tcPr>
            <w:tcW w:w="283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2CFC27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b/>
                <w:sz w:val="21"/>
              </w:rPr>
              <w:t>判据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D215D9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b/>
                <w:sz w:val="21"/>
              </w:rPr>
              <w:t>抽样比例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9CE9B7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b/>
                <w:sz w:val="21"/>
              </w:rPr>
              <w:t>结果</w:t>
            </w:r>
          </w:p>
        </w:tc>
        <w:tc>
          <w:tcPr>
            <w:tcW w:w="181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BF010D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b/>
                <w:sz w:val="21"/>
              </w:rPr>
              <w:t>处理</w:t>
            </w:r>
          </w:p>
        </w:tc>
      </w:tr>
      <w:tr w:rsidR="00B70A53" w14:paraId="6A9A8433" w14:textId="77777777">
        <w:trPr>
          <w:cantSplit/>
          <w:jc w:val="center"/>
        </w:trPr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68CE8D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漏标</w:t>
            </w:r>
          </w:p>
        </w:tc>
        <w:tc>
          <w:tcPr>
            <w:tcW w:w="28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C8BF14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阈值</w:t>
            </w:r>
            <w:r>
              <w:rPr>
                <w:sz w:val="21"/>
              </w:rPr>
              <w:t>]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574386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比例</w:t>
            </w:r>
            <w:r>
              <w:rPr>
                <w:sz w:val="21"/>
              </w:rPr>
              <w:t>]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C63CAD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填写</w:t>
            </w:r>
            <w:r>
              <w:rPr>
                <w:sz w:val="21"/>
              </w:rPr>
              <w:t>]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12A040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返工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通过</w:t>
            </w:r>
            <w:r>
              <w:rPr>
                <w:sz w:val="21"/>
              </w:rPr>
              <w:t>]</w:t>
            </w:r>
          </w:p>
        </w:tc>
      </w:tr>
      <w:tr w:rsidR="00B70A53" w14:paraId="2DCFC8ED" w14:textId="77777777">
        <w:trPr>
          <w:cantSplit/>
          <w:jc w:val="center"/>
        </w:trPr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CE8745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错类</w:t>
            </w:r>
          </w:p>
        </w:tc>
        <w:tc>
          <w:tcPr>
            <w:tcW w:w="28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284DBD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阈值</w:t>
            </w:r>
            <w:r>
              <w:rPr>
                <w:sz w:val="21"/>
              </w:rPr>
              <w:t>]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3B262D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比例</w:t>
            </w:r>
            <w:r>
              <w:rPr>
                <w:sz w:val="21"/>
              </w:rPr>
              <w:t>]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345002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填写</w:t>
            </w:r>
            <w:r>
              <w:rPr>
                <w:sz w:val="21"/>
              </w:rPr>
              <w:t>]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EE3763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返工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通过</w:t>
            </w:r>
            <w:r>
              <w:rPr>
                <w:sz w:val="21"/>
              </w:rPr>
              <w:t>]</w:t>
            </w:r>
          </w:p>
        </w:tc>
      </w:tr>
      <w:tr w:rsidR="00B70A53" w14:paraId="0B7DD475" w14:textId="77777777">
        <w:trPr>
          <w:cantSplit/>
          <w:jc w:val="center"/>
        </w:trPr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5BFE86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框偏差</w:t>
            </w:r>
          </w:p>
        </w:tc>
        <w:tc>
          <w:tcPr>
            <w:tcW w:w="28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4006AA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[IoU</w:t>
            </w:r>
            <w:r>
              <w:rPr>
                <w:sz w:val="21"/>
              </w:rPr>
              <w:t>或边界规则</w:t>
            </w:r>
            <w:r>
              <w:rPr>
                <w:sz w:val="21"/>
              </w:rPr>
              <w:t>]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4C7323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比例</w:t>
            </w:r>
            <w:r>
              <w:rPr>
                <w:sz w:val="21"/>
              </w:rPr>
              <w:t>]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E9D538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填写</w:t>
            </w:r>
            <w:r>
              <w:rPr>
                <w:sz w:val="21"/>
              </w:rPr>
              <w:t>]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A56E1A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返工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通过</w:t>
            </w:r>
            <w:r>
              <w:rPr>
                <w:sz w:val="21"/>
              </w:rPr>
              <w:t>]</w:t>
            </w:r>
          </w:p>
        </w:tc>
      </w:tr>
      <w:tr w:rsidR="00B70A53" w14:paraId="4E569CD5" w14:textId="77777777">
        <w:trPr>
          <w:cantSplit/>
          <w:jc w:val="center"/>
        </w:trPr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4C4D64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定义不清</w:t>
            </w:r>
          </w:p>
        </w:tc>
        <w:tc>
          <w:tcPr>
            <w:tcW w:w="28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41DAB6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无法按卡一致判定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702273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100%</w:t>
            </w:r>
            <w:r>
              <w:rPr>
                <w:sz w:val="21"/>
              </w:rPr>
              <w:t>难例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E687AC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填写</w:t>
            </w:r>
            <w:r>
              <w:rPr>
                <w:sz w:val="21"/>
              </w:rPr>
              <w:t>]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EF888F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回到定义门</w:t>
            </w:r>
            <w:r>
              <w:rPr>
                <w:sz w:val="21"/>
              </w:rPr>
              <w:t>]</w:t>
            </w:r>
          </w:p>
        </w:tc>
      </w:tr>
    </w:tbl>
    <w:p w14:paraId="6BCB7646" w14:textId="77777777" w:rsidR="00B70A53" w:rsidRDefault="00B70A53">
      <w:pPr>
        <w:spacing w:after="40"/>
        <w:ind w:firstLine="0"/>
      </w:pPr>
    </w:p>
    <w:p w14:paraId="77854A52" w14:textId="77777777" w:rsidR="00B70A53" w:rsidRDefault="00B23A79">
      <w:pPr>
        <w:pStyle w:val="2"/>
      </w:pPr>
      <w:bookmarkStart w:id="175" w:name="_Toc23660"/>
      <w:r>
        <w:t xml:space="preserve">6.4 </w:t>
      </w:r>
      <w:r>
        <w:t>数据划分与泄漏防护</w:t>
      </w:r>
      <w:bookmarkEnd w:id="175"/>
    </w:p>
    <w:p w14:paraId="4F812566" w14:textId="77777777" w:rsidR="00B70A53" w:rsidRDefault="00B23A79">
      <w:r>
        <w:t>训练、验证和测试必须按物理件和批次分组。同一件的不同面、不同曝光、不同裁剪或增强图像只能进入同一集合。盲测清单由非训练责任人保管。</w:t>
      </w:r>
    </w:p>
    <w:p w14:paraId="28848C67" w14:textId="77777777" w:rsidR="00B70A53" w:rsidRDefault="00B23A79">
      <w:pPr>
        <w:pStyle w:val="TableCaptionCN"/>
      </w:pPr>
      <w:del w:id="255" w:author="算法软件组" w:date="2026-07-26T08:05:36Z">
        <w:r>
          <w:delText>表 14  数据集划分冻结表</w:delText>
        </w:r>
      </w:del>
      <w:ins w:id="256" w:author="算法软件组" w:date="2026-07-26T08:05:36Z">
        <w:r>
          <w:t>表 15  数据集划分冻结表</w:t>
        </w:r>
      </w:ins>
    </w:p>
    <w:tbl>
      <w:tblPr>
        <w:tblW w:w="9524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48"/>
        <w:gridCol w:w="1360"/>
        <w:gridCol w:w="1247"/>
        <w:gridCol w:w="1927"/>
        <w:gridCol w:w="2382"/>
        <w:gridCol w:w="1360"/>
      </w:tblGrid>
      <w:tr w:rsidR="00B70A53" w14:paraId="3C1572C9" w14:textId="77777777">
        <w:trPr>
          <w:cantSplit/>
          <w:tblHeader/>
          <w:jc w:val="center"/>
        </w:trPr>
        <w:tc>
          <w:tcPr>
            <w:tcW w:w="124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0B16CD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b/>
                <w:sz w:val="21"/>
              </w:rPr>
              <w:t>集合</w:t>
            </w:r>
          </w:p>
        </w:tc>
        <w:tc>
          <w:tcPr>
            <w:tcW w:w="13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765F9C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b/>
                <w:sz w:val="21"/>
              </w:rPr>
              <w:t>物理件数</w:t>
            </w:r>
          </w:p>
        </w:tc>
        <w:tc>
          <w:tcPr>
            <w:tcW w:w="124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3EB2CD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b/>
                <w:sz w:val="21"/>
              </w:rPr>
              <w:t>批次数</w:t>
            </w:r>
          </w:p>
        </w:tc>
        <w:tc>
          <w:tcPr>
            <w:tcW w:w="192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5E1C64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b/>
                <w:sz w:val="21"/>
              </w:rPr>
              <w:t>类别分布</w:t>
            </w:r>
          </w:p>
        </w:tc>
        <w:tc>
          <w:tcPr>
            <w:tcW w:w="238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7411D4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b/>
                <w:sz w:val="21"/>
              </w:rPr>
              <w:t>划分规则</w:t>
            </w:r>
          </w:p>
        </w:tc>
        <w:tc>
          <w:tcPr>
            <w:tcW w:w="13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DCC243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b/>
                <w:sz w:val="21"/>
              </w:rPr>
              <w:t>冻结人</w:t>
            </w:r>
            <w:r>
              <w:rPr>
                <w:b/>
                <w:sz w:val="21"/>
              </w:rPr>
              <w:t>/</w:t>
            </w:r>
            <w:r>
              <w:rPr>
                <w:b/>
                <w:sz w:val="21"/>
              </w:rPr>
              <w:t>日期</w:t>
            </w:r>
          </w:p>
        </w:tc>
      </w:tr>
      <w:tr w:rsidR="00B70A53" w14:paraId="6CC15B57" w14:textId="77777777">
        <w:trPr>
          <w:cantSplit/>
          <w:jc w:val="center"/>
        </w:trPr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E158F8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训练集</w:t>
            </w: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1EF4AA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填写</w:t>
            </w:r>
            <w:r>
              <w:rPr>
                <w:sz w:val="21"/>
              </w:rPr>
              <w:t>]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9CFE0A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填写</w:t>
            </w:r>
            <w:r>
              <w:rPr>
                <w:sz w:val="21"/>
              </w:rPr>
              <w:t>]</w:t>
            </w:r>
          </w:p>
        </w:tc>
        <w:tc>
          <w:tcPr>
            <w:tcW w:w="19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CAAF22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填写</w:t>
            </w:r>
            <w:r>
              <w:rPr>
                <w:sz w:val="21"/>
              </w:rPr>
              <w:t>]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AD7B9A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按物理件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批次分组</w:t>
            </w: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6B8B07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填写</w:t>
            </w:r>
            <w:r>
              <w:rPr>
                <w:sz w:val="21"/>
              </w:rPr>
              <w:t>]</w:t>
            </w:r>
          </w:p>
        </w:tc>
      </w:tr>
      <w:tr w:rsidR="00B70A53" w14:paraId="7B28A2A3" w14:textId="77777777">
        <w:trPr>
          <w:cantSplit/>
          <w:jc w:val="center"/>
        </w:trPr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DA039A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验证集</w:t>
            </w: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C91378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填写</w:t>
            </w:r>
            <w:r>
              <w:rPr>
                <w:sz w:val="21"/>
              </w:rPr>
              <w:t>]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FCCB57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填写</w:t>
            </w:r>
            <w:r>
              <w:rPr>
                <w:sz w:val="21"/>
              </w:rPr>
              <w:t>]</w:t>
            </w:r>
          </w:p>
        </w:tc>
        <w:tc>
          <w:tcPr>
            <w:tcW w:w="19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11C642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填写</w:t>
            </w:r>
            <w:r>
              <w:rPr>
                <w:sz w:val="21"/>
              </w:rPr>
              <w:t>]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EFC357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与训练集物理隔离</w:t>
            </w: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25D9FD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填写</w:t>
            </w:r>
            <w:r>
              <w:rPr>
                <w:sz w:val="21"/>
              </w:rPr>
              <w:t>]</w:t>
            </w:r>
          </w:p>
        </w:tc>
      </w:tr>
      <w:tr w:rsidR="00B70A53" w14:paraId="6049A4D1" w14:textId="77777777">
        <w:trPr>
          <w:cantSplit/>
          <w:jc w:val="center"/>
        </w:trPr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F43E59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盲测集</w:t>
            </w: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08D558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50</w:t>
            </w:r>
            <w:r>
              <w:rPr>
                <w:sz w:val="21"/>
              </w:rPr>
              <w:t>件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ED51DC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填写</w:t>
            </w:r>
            <w:r>
              <w:rPr>
                <w:sz w:val="21"/>
              </w:rPr>
              <w:t>]</w:t>
            </w:r>
          </w:p>
        </w:tc>
        <w:tc>
          <w:tcPr>
            <w:tcW w:w="19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6A23F0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不少于</w:t>
            </w:r>
            <w:r>
              <w:rPr>
                <w:sz w:val="21"/>
              </w:rPr>
              <w:t>3</w:t>
            </w:r>
            <w:r>
              <w:rPr>
                <w:sz w:val="21"/>
              </w:rPr>
              <w:t>类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F17ED0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模型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阈值冻结前隔离</w:t>
            </w: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9AB620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填写</w:t>
            </w:r>
            <w:r>
              <w:rPr>
                <w:sz w:val="21"/>
              </w:rPr>
              <w:t>]</w:t>
            </w:r>
          </w:p>
        </w:tc>
      </w:tr>
    </w:tbl>
    <w:p w14:paraId="0444D2CD" w14:textId="77777777" w:rsidR="00B70A53" w:rsidRDefault="00B70A53">
      <w:pPr>
        <w:spacing w:after="40"/>
        <w:ind w:firstLine="0"/>
      </w:pPr>
    </w:p>
    <w:p w14:paraId="5F57B306" w14:textId="77777777" w:rsidR="00B70A53" w:rsidRDefault="00B23A79">
      <w:pPr>
        <w:pStyle w:val="2"/>
      </w:pPr>
      <w:bookmarkStart w:id="176" w:name="_Toc9802"/>
      <w:r>
        <w:t xml:space="preserve">6.5 </w:t>
      </w:r>
      <w:r>
        <w:t>数据版本与备份</w:t>
      </w:r>
      <w:bookmarkEnd w:id="176"/>
    </w:p>
    <w:p w14:paraId="427BE1FE" w14:textId="77777777" w:rsidR="00B70A53" w:rsidRDefault="00B23A79">
      <w:pPr>
        <w:pStyle w:val="TableCaptionCN"/>
      </w:pPr>
      <w:del w:id="257" w:author="算法软件组" w:date="2026-07-26T08:05:36Z">
        <w:r>
          <w:delText>表 15  数据版本与备份规则</w:delText>
        </w:r>
      </w:del>
      <w:ins w:id="258" w:author="算法软件组" w:date="2026-07-26T08:05:36Z">
        <w:r>
          <w:t>表 16  数据版本与备份规则</w:t>
        </w:r>
      </w:ins>
    </w:p>
    <w:tbl>
      <w:tblPr>
        <w:tblW w:w="9524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61"/>
        <w:gridCol w:w="1814"/>
        <w:gridCol w:w="2382"/>
        <w:gridCol w:w="1700"/>
        <w:gridCol w:w="2267"/>
      </w:tblGrid>
      <w:tr w:rsidR="00B70A53" w14:paraId="3264BF57" w14:textId="77777777">
        <w:trPr>
          <w:cantSplit/>
          <w:tblHeader/>
          <w:jc w:val="center"/>
        </w:trPr>
        <w:tc>
          <w:tcPr>
            <w:tcW w:w="13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99ADEF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b/>
                <w:sz w:val="21"/>
              </w:rPr>
              <w:t>对象</w:t>
            </w:r>
          </w:p>
        </w:tc>
        <w:tc>
          <w:tcPr>
            <w:tcW w:w="181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B26971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b/>
                <w:sz w:val="21"/>
              </w:rPr>
              <w:t>版本规则</w:t>
            </w:r>
          </w:p>
        </w:tc>
        <w:tc>
          <w:tcPr>
            <w:tcW w:w="238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83CFB2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b/>
                <w:sz w:val="21"/>
              </w:rPr>
              <w:t>变更触发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C3A99E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b/>
                <w:sz w:val="21"/>
              </w:rPr>
              <w:t>校验</w:t>
            </w:r>
          </w:p>
        </w:tc>
        <w:tc>
          <w:tcPr>
            <w:tcW w:w="226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4EF6F4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b/>
                <w:sz w:val="21"/>
              </w:rPr>
              <w:t>备份与恢复</w:t>
            </w:r>
          </w:p>
        </w:tc>
      </w:tr>
      <w:tr w:rsidR="00B70A53" w14:paraId="7E94D95B" w14:textId="77777777">
        <w:trPr>
          <w:cantSplit/>
          <w:jc w:val="center"/>
        </w:trPr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0D3822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原始图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2F4DCA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只增不改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C80543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新增采集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7ED518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SHA-256/</w:t>
            </w:r>
            <w:r>
              <w:rPr>
                <w:sz w:val="21"/>
              </w:rPr>
              <w:t>数量</w:t>
            </w:r>
          </w:p>
        </w:tc>
        <w:tc>
          <w:tcPr>
            <w:tcW w:w="22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C2005E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位置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频次</w:t>
            </w:r>
            <w:r>
              <w:rPr>
                <w:sz w:val="21"/>
              </w:rPr>
              <w:t>]</w:t>
            </w:r>
          </w:p>
        </w:tc>
      </w:tr>
      <w:tr w:rsidR="00B70A53" w14:paraId="2355392E" w14:textId="77777777">
        <w:trPr>
          <w:cantSplit/>
          <w:jc w:val="center"/>
        </w:trPr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6375A4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标注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A4D88A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annotation_vX.Y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13F64E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定义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框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类别变化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DCF5D0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抽样互审</w:t>
            </w:r>
          </w:p>
        </w:tc>
        <w:tc>
          <w:tcPr>
            <w:tcW w:w="22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CF008E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位置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频次</w:t>
            </w:r>
            <w:r>
              <w:rPr>
                <w:sz w:val="21"/>
              </w:rPr>
              <w:t>]</w:t>
            </w:r>
          </w:p>
        </w:tc>
      </w:tr>
      <w:tr w:rsidR="00B70A53" w14:paraId="6C9ECCDA" w14:textId="77777777">
        <w:trPr>
          <w:cantSplit/>
          <w:jc w:val="center"/>
        </w:trPr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7F5B47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数据集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DD63CD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dataset_vX.Y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4A5B02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样本或划分变化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9223A9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清单哈希</w:t>
            </w:r>
          </w:p>
        </w:tc>
        <w:tc>
          <w:tcPr>
            <w:tcW w:w="22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6ECC42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位置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频次</w:t>
            </w:r>
            <w:r>
              <w:rPr>
                <w:sz w:val="21"/>
              </w:rPr>
              <w:t>]</w:t>
            </w:r>
          </w:p>
        </w:tc>
      </w:tr>
      <w:tr w:rsidR="00B70A53" w14:paraId="67801A4D" w14:textId="77777777">
        <w:trPr>
          <w:cantSplit/>
          <w:jc w:val="center"/>
        </w:trPr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25AEF9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盲测集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B64FF5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test_vX.Y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26717A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经批准替换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DC1861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双人签核</w:t>
            </w:r>
          </w:p>
        </w:tc>
        <w:tc>
          <w:tcPr>
            <w:tcW w:w="22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A030E2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隔离位置</w:t>
            </w:r>
            <w:r>
              <w:rPr>
                <w:sz w:val="21"/>
              </w:rPr>
              <w:t>]</w:t>
            </w:r>
          </w:p>
        </w:tc>
      </w:tr>
    </w:tbl>
    <w:p w14:paraId="387DF1C3" w14:textId="77777777" w:rsidR="00B70A53" w:rsidRDefault="00B70A53">
      <w:pPr>
        <w:spacing w:after="40"/>
        <w:ind w:firstLine="0"/>
      </w:pPr>
    </w:p>
    <w:p w14:paraId="52B08DFF" w14:textId="77777777" w:rsidR="00B70A53" w:rsidRDefault="00B23A79">
      <w:pPr>
        <w:pStyle w:val="1"/>
      </w:pPr>
      <w:bookmarkStart w:id="177" w:name="_Toc21934"/>
      <w:r>
        <w:t xml:space="preserve">7 </w:t>
      </w:r>
      <w:r>
        <w:t>算法详细设计</w:t>
      </w:r>
      <w:bookmarkEnd w:id="177"/>
    </w:p>
    <w:p w14:paraId="5A444667" w14:textId="77777777" w:rsidR="00B70A53" w:rsidRDefault="00B23A79">
      <w:pPr>
        <w:pStyle w:val="2"/>
      </w:pPr>
      <w:bookmarkStart w:id="178" w:name="_Toc23028"/>
      <w:r>
        <w:t xml:space="preserve">7.1 </w:t>
      </w:r>
      <w:r>
        <w:t>算法路线</w:t>
      </w:r>
      <w:bookmarkEnd w:id="178"/>
    </w:p>
    <w:p w14:paraId="084DC44C" w14:textId="77777777" w:rsidR="00B70A53" w:rsidRDefault="00B23A79">
      <w:r>
        <w:t>YOLO</w:t>
      </w:r>
      <w:r>
        <w:t>类轻量监督检测器承担首期已知缺陷的定位与分类。传统阈值</w:t>
      </w:r>
      <w:r>
        <w:t>/</w:t>
      </w:r>
      <w:r>
        <w:t>纹理方法作为可解释基线；</w:t>
      </w:r>
      <w:r>
        <w:t>PatchCore</w:t>
      </w:r>
      <w:r>
        <w:t>或同类异常检测可并联补充未知异常。</w:t>
      </w:r>
      <w:r>
        <w:t>SAM2</w:t>
      </w:r>
      <w:r>
        <w:t>仅在确需掩膜面积时使用，</w:t>
      </w:r>
      <w:r>
        <w:t>VLM</w:t>
      </w:r>
      <w:r>
        <w:t>只用于预标注或说明建议，不作为放行裁判。</w:t>
      </w:r>
    </w:p>
    <w:p w14:paraId="2A705A26" w14:textId="77777777" w:rsidR="00B70A53" w:rsidRDefault="00B23A79">
      <w:pPr>
        <w:rPr>
          <w:ins w:id="179" w:author="算法软件组" w:date="2026-07-26T15:55:00Z" w16du:dateUtc="2026-07-26T07:55:00Z"/>
        </w:rPr>
      </w:pPr>
      <w:ins w:id="180" w:author="算法软件组" w:date="2026-07-26T15:55:00Z" w16du:dateUtc="2026-07-26T07:55:00Z">
        <w:r>
          <w:t>补充口径（对齐《拉挤表面缺陷离线检测与近线精修实施方案》）：</w:t>
        </w:r>
        <w:r>
          <w:t>YOLO</w:t>
        </w:r>
        <w:r>
          <w:t>族有监督检测器为本期验收主检，承担已知缺陷定位与类别判定；</w:t>
        </w:r>
        <w:r>
          <w:t>EfficientAD/PatchCore</w:t>
        </w:r>
        <w:r>
          <w:t>等异常筛查仅作可选并联，用于补漏与难例发现，异常分支不得删除</w:t>
        </w:r>
        <w:r>
          <w:t>YOLO</w:t>
        </w:r>
        <w:r>
          <w:t>已检出结果，也不进入</w:t>
        </w:r>
        <w:r>
          <w:t>P0</w:t>
        </w:r>
        <w:r>
          <w:t>查全率分母的串行折算。基线模型采用</w:t>
        </w:r>
        <w:r>
          <w:t>YOLO11-seg</w:t>
        </w:r>
        <w:r>
          <w:t>（可退化输出检测框，最终定版以选型关单为准）。</w:t>
        </w:r>
      </w:ins>
    </w:p>
    <w:p w14:paraId="333F22AC" w14:textId="77777777" w:rsidR="00B70A53" w:rsidRDefault="00B23A79">
      <w:pPr>
        <w:pStyle w:val="2"/>
        <w:rPr>
          <w:ins w:id="181" w:author="算法软件组" w:date="2026-07-26T15:55:00Z" w16du:dateUtc="2026-07-26T07:55:00Z"/>
        </w:rPr>
      </w:pPr>
      <w:ins w:id="182" w:author="算法软件组" w:date="2026-07-26T15:55:00Z" w16du:dateUtc="2026-07-26T07:55:00Z">
        <w:r>
          <w:t xml:space="preserve">7.3 </w:t>
        </w:r>
        <w:r>
          <w:t>近线精修与工具边界</w:t>
        </w:r>
      </w:ins>
    </w:p>
    <w:p w14:paraId="1821E32C" w14:textId="77777777" w:rsidR="00B70A53" w:rsidRDefault="00B23A79">
      <w:pPr>
        <w:rPr>
          <w:ins w:id="183" w:author="算法软件组" w:date="2026-07-26T15:55:00Z" w16du:dateUtc="2026-07-26T07:55:00Z"/>
        </w:rPr>
      </w:pPr>
      <w:ins w:id="184" w:author="算法软件组" w:date="2026-07-26T15:55:00Z" w16du:dateUtc="2026-07-26T07:55:00Z">
        <w:r>
          <w:t>近线精修用于复核、难例处理和数据生产，不挡</w:t>
        </w:r>
        <w:r>
          <w:t>P0</w:t>
        </w:r>
        <w:r>
          <w:t>验收。开放词汇定位（如</w:t>
        </w:r>
        <w:r>
          <w:t>Grounding DINO</w:t>
        </w:r>
        <w:r>
          <w:t>）用于少样本探查与提示框生成；</w:t>
        </w:r>
        <w:r>
          <w:t>SAM2</w:t>
        </w:r>
        <w:r>
          <w:t>按需提供不规则缺陷掩膜；</w:t>
        </w:r>
        <w:r>
          <w:t>VLM</w:t>
        </w:r>
        <w:r>
          <w:t>仅做预标注建议，入库前须人工确认（建议抽检不低于</w:t>
        </w:r>
        <w:r>
          <w:t>10%</w:t>
        </w:r>
        <w:r>
          <w:t>）。禁则：不得以近线模型顶替离线模块作为第三方交付主程序；不得宣称大模型异步分析可实时防止漏检；未经人工确认的自动预标注不得直接计入金标准。</w:t>
        </w:r>
      </w:ins>
    </w:p>
    <w:p w14:paraId="6714DBC9" w14:textId="77777777" w:rsidR="00B70A53" w:rsidRDefault="00B23A79">
      <w:pPr>
        <w:pStyle w:val="TableCaptionCN"/>
      </w:pPr>
      <w:del w:id="259" w:author="算法软件组" w:date="2026-07-26T08:05:36Z">
        <w:r>
          <w:delText>表 16  算法路线与角色边界</w:delText>
        </w:r>
      </w:del>
      <w:ins w:id="260" w:author="算法软件组" w:date="2026-07-26T08:05:36Z">
        <w:r>
          <w:t>表 17  算法路线与角色边界</w:t>
        </w:r>
      </w:ins>
    </w:p>
    <w:tbl>
      <w:tblPr>
        <w:tblW w:w="9524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61"/>
        <w:gridCol w:w="1474"/>
        <w:gridCol w:w="2835"/>
        <w:gridCol w:w="1927"/>
        <w:gridCol w:w="1927"/>
      </w:tblGrid>
      <w:tr w:rsidR="00B70A53" w14:paraId="2B8D99FA" w14:textId="77777777">
        <w:trPr>
          <w:cantSplit/>
          <w:tblHeader/>
          <w:jc w:val="center"/>
        </w:trPr>
        <w:tc>
          <w:tcPr>
            <w:tcW w:w="13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408ED4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b/>
                <w:sz w:val="18"/>
              </w:rPr>
              <w:t>路线</w:t>
            </w:r>
          </w:p>
        </w:tc>
        <w:tc>
          <w:tcPr>
            <w:tcW w:w="147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B42892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b/>
                <w:sz w:val="18"/>
              </w:rPr>
              <w:t>角色</w:t>
            </w:r>
          </w:p>
        </w:tc>
        <w:tc>
          <w:tcPr>
            <w:tcW w:w="283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851C71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b/>
                <w:sz w:val="18"/>
              </w:rPr>
              <w:t>适用条件</w:t>
            </w:r>
          </w:p>
        </w:tc>
        <w:tc>
          <w:tcPr>
            <w:tcW w:w="192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A0E5C0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b/>
                <w:sz w:val="18"/>
              </w:rPr>
              <w:t>主要输出</w:t>
            </w:r>
          </w:p>
        </w:tc>
        <w:tc>
          <w:tcPr>
            <w:tcW w:w="192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9AFAA0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b/>
                <w:sz w:val="18"/>
              </w:rPr>
              <w:t>进入条件</w:t>
            </w:r>
          </w:p>
        </w:tc>
      </w:tr>
      <w:tr w:rsidR="00B70A53" w14:paraId="272824DC" w14:textId="77777777">
        <w:trPr>
          <w:cantSplit/>
          <w:jc w:val="center"/>
        </w:trPr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58DB17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传统规则</w:t>
            </w:r>
          </w:p>
        </w:tc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DA084D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基线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快速验证</w:t>
            </w:r>
          </w:p>
        </w:tc>
        <w:tc>
          <w:tcPr>
            <w:tcW w:w="28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7D510F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高对比、规则稳定</w:t>
            </w:r>
          </w:p>
        </w:tc>
        <w:tc>
          <w:tcPr>
            <w:tcW w:w="19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9B732E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候选区域</w:t>
            </w:r>
          </w:p>
        </w:tc>
        <w:tc>
          <w:tcPr>
            <w:tcW w:w="19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9E9788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成像稳定</w:t>
            </w:r>
          </w:p>
        </w:tc>
      </w:tr>
      <w:tr w:rsidR="00B70A53" w14:paraId="1681A9B0" w14:textId="77777777">
        <w:trPr>
          <w:cantSplit/>
          <w:jc w:val="center"/>
        </w:trPr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1AC757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YOLO</w:t>
            </w:r>
          </w:p>
        </w:tc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5E3006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主线</w:t>
            </w:r>
          </w:p>
        </w:tc>
        <w:tc>
          <w:tcPr>
            <w:tcW w:w="28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64FA5F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已定义类别、框标注可用</w:t>
            </w:r>
          </w:p>
        </w:tc>
        <w:tc>
          <w:tcPr>
            <w:tcW w:w="19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E5DE17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类别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位置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置信度</w:t>
            </w:r>
          </w:p>
        </w:tc>
        <w:tc>
          <w:tcPr>
            <w:tcW w:w="19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85D678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数据门通过</w:t>
            </w:r>
          </w:p>
        </w:tc>
      </w:tr>
      <w:tr w:rsidR="00B70A53" w14:paraId="7E028BF5" w14:textId="77777777">
        <w:trPr>
          <w:cantSplit/>
          <w:jc w:val="center"/>
        </w:trPr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579497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异常检测</w:t>
            </w:r>
          </w:p>
        </w:tc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EC1B8E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漏网补充</w:t>
            </w:r>
          </w:p>
        </w:tc>
        <w:tc>
          <w:tcPr>
            <w:tcW w:w="28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E9E0FE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良品充分、缺陷稀少</w:t>
            </w:r>
          </w:p>
        </w:tc>
        <w:tc>
          <w:tcPr>
            <w:tcW w:w="19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6931E9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异常热图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分数</w:t>
            </w:r>
          </w:p>
        </w:tc>
        <w:tc>
          <w:tcPr>
            <w:tcW w:w="19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AC95FB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单独验证</w:t>
            </w:r>
          </w:p>
        </w:tc>
      </w:tr>
      <w:tr w:rsidR="00B70A53" w14:paraId="774ABF54" w14:textId="77777777">
        <w:trPr>
          <w:cantSplit/>
          <w:jc w:val="center"/>
        </w:trPr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C024AC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分割模型</w:t>
            </w:r>
          </w:p>
        </w:tc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4BBF43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难例扩展</w:t>
            </w:r>
          </w:p>
        </w:tc>
        <w:tc>
          <w:tcPr>
            <w:tcW w:w="28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F552F1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面积或形状必须量化</w:t>
            </w:r>
          </w:p>
        </w:tc>
        <w:tc>
          <w:tcPr>
            <w:tcW w:w="19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7BCD14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掩膜</w:t>
            </w:r>
          </w:p>
        </w:tc>
        <w:tc>
          <w:tcPr>
            <w:tcW w:w="19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7756D3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需求批准</w:t>
            </w:r>
          </w:p>
        </w:tc>
      </w:tr>
      <w:tr w:rsidR="00B70A53" w14:paraId="796BCCC6" w14:textId="77777777">
        <w:trPr>
          <w:cantSplit/>
          <w:jc w:val="center"/>
        </w:trPr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9B0230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VLM</w:t>
            </w:r>
          </w:p>
        </w:tc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AFAAE8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辅助</w:t>
            </w:r>
          </w:p>
        </w:tc>
        <w:tc>
          <w:tcPr>
            <w:tcW w:w="28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3C33FC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预标注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描述建议</w:t>
            </w:r>
          </w:p>
        </w:tc>
        <w:tc>
          <w:tcPr>
            <w:tcW w:w="19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A3431C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候选说明</w:t>
            </w:r>
          </w:p>
        </w:tc>
        <w:tc>
          <w:tcPr>
            <w:tcW w:w="19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52469E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必须人工复核</w:t>
            </w:r>
          </w:p>
        </w:tc>
      </w:tr>
    </w:tbl>
    <w:p w14:paraId="379BC82C" w14:textId="77777777" w:rsidR="00B70A53" w:rsidRDefault="00B70A53">
      <w:pPr>
        <w:spacing w:after="40"/>
        <w:ind w:firstLine="0"/>
      </w:pPr>
    </w:p>
    <w:p w14:paraId="6E5B01FE" w14:textId="77777777" w:rsidR="00B70A53" w:rsidRDefault="00B23A79">
      <w:pPr>
        <w:pStyle w:val="2"/>
      </w:pPr>
      <w:bookmarkStart w:id="185" w:name="_Toc10622"/>
      <w:r>
        <w:t xml:space="preserve">7.2 </w:t>
      </w:r>
      <w:r>
        <w:t>训练方案</w:t>
      </w:r>
      <w:bookmarkEnd w:id="185"/>
    </w:p>
    <w:p w14:paraId="34686E73" w14:textId="77777777" w:rsidR="00B70A53" w:rsidRDefault="00B23A79">
      <w:pPr>
        <w:pStyle w:val="TableCaptionCN"/>
      </w:pPr>
      <w:del w:id="261" w:author="算法软件组" w:date="2026-07-26T08:05:36Z">
        <w:r>
          <w:delText>表 17  模型训练配置模板</w:delText>
        </w:r>
      </w:del>
      <w:ins w:id="262" w:author="算法软件组" w:date="2026-07-26T08:05:36Z">
        <w:r>
          <w:t>表 18  模型训练配置模板</w:t>
        </w:r>
      </w:ins>
    </w:p>
    <w:tbl>
      <w:tblPr>
        <w:tblW w:w="9524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82"/>
        <w:gridCol w:w="4535"/>
        <w:gridCol w:w="2607"/>
      </w:tblGrid>
      <w:tr w:rsidR="00B70A53" w14:paraId="200CB519" w14:textId="77777777">
        <w:trPr>
          <w:cantSplit/>
          <w:tblHeader/>
          <w:jc w:val="center"/>
        </w:trPr>
        <w:tc>
          <w:tcPr>
            <w:tcW w:w="238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621150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b/>
                <w:sz w:val="21"/>
              </w:rPr>
              <w:t>项目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3EF43E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b/>
                <w:sz w:val="21"/>
              </w:rPr>
              <w:t>填写内容</w:t>
            </w:r>
          </w:p>
        </w:tc>
        <w:tc>
          <w:tcPr>
            <w:tcW w:w="260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2CC19F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b/>
                <w:sz w:val="21"/>
              </w:rPr>
              <w:t>冻结证据</w:t>
            </w:r>
          </w:p>
        </w:tc>
      </w:tr>
      <w:tr w:rsidR="00B70A53" w14:paraId="1238399A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8C4CBC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基础模型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689B2A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模型家族与预训练权重来源</w:t>
            </w:r>
            <w:r>
              <w:rPr>
                <w:sz w:val="21"/>
              </w:rPr>
              <w:t>]</w:t>
            </w:r>
          </w:p>
        </w:tc>
        <w:tc>
          <w:tcPr>
            <w:tcW w:w="26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159669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版本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许可证</w:t>
            </w:r>
            <w:r>
              <w:rPr>
                <w:sz w:val="21"/>
              </w:rPr>
              <w:t>]</w:t>
            </w:r>
          </w:p>
        </w:tc>
      </w:tr>
      <w:tr w:rsidR="00B70A53" w14:paraId="3059A6DF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067B60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输入尺寸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B7CEB8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填写</w:t>
            </w:r>
            <w:r>
              <w:rPr>
                <w:sz w:val="21"/>
              </w:rPr>
              <w:t>]</w:t>
            </w:r>
          </w:p>
        </w:tc>
        <w:tc>
          <w:tcPr>
            <w:tcW w:w="26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822F34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试验记录</w:t>
            </w:r>
            <w:r>
              <w:rPr>
                <w:sz w:val="21"/>
              </w:rPr>
              <w:t>]</w:t>
            </w:r>
          </w:p>
        </w:tc>
      </w:tr>
      <w:tr w:rsidR="00B70A53" w14:paraId="3C024158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638FB3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数据增强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8CCC4C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列明并评估是否改变缺陷语义</w:t>
            </w:r>
            <w:r>
              <w:rPr>
                <w:sz w:val="21"/>
              </w:rPr>
              <w:t>]</w:t>
            </w:r>
          </w:p>
        </w:tc>
        <w:tc>
          <w:tcPr>
            <w:tcW w:w="26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866CA2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消融试验</w:t>
            </w:r>
            <w:r>
              <w:rPr>
                <w:sz w:val="21"/>
              </w:rPr>
              <w:t>]</w:t>
            </w:r>
          </w:p>
        </w:tc>
      </w:tr>
      <w:tr w:rsidR="00B70A53" w14:paraId="24DA2085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91932D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优化器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学习率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轮次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C806C2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填写</w:t>
            </w:r>
            <w:r>
              <w:rPr>
                <w:sz w:val="21"/>
              </w:rPr>
              <w:t>]</w:t>
            </w:r>
          </w:p>
        </w:tc>
        <w:tc>
          <w:tcPr>
            <w:tcW w:w="26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B7F90C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训练配置</w:t>
            </w:r>
            <w:r>
              <w:rPr>
                <w:sz w:val="21"/>
              </w:rPr>
              <w:t>]</w:t>
            </w:r>
          </w:p>
        </w:tc>
      </w:tr>
      <w:tr w:rsidR="00B70A53" w14:paraId="15D1C389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1E5C04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类别不均衡处理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BCED28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采样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损失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权重</w:t>
            </w:r>
            <w:r>
              <w:rPr>
                <w:sz w:val="21"/>
              </w:rPr>
              <w:t>]</w:t>
            </w:r>
          </w:p>
        </w:tc>
        <w:tc>
          <w:tcPr>
            <w:tcW w:w="26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E2D9FE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对比结果</w:t>
            </w:r>
            <w:r>
              <w:rPr>
                <w:sz w:val="21"/>
              </w:rPr>
              <w:t>]</w:t>
            </w:r>
          </w:p>
        </w:tc>
      </w:tr>
      <w:tr w:rsidR="00B70A53" w14:paraId="05A7A326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472594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早停与模型选择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796B31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规则</w:t>
            </w:r>
            <w:r>
              <w:rPr>
                <w:sz w:val="21"/>
              </w:rPr>
              <w:t>]</w:t>
            </w:r>
          </w:p>
        </w:tc>
        <w:tc>
          <w:tcPr>
            <w:tcW w:w="26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121B21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验证集记录</w:t>
            </w:r>
            <w:r>
              <w:rPr>
                <w:sz w:val="21"/>
              </w:rPr>
              <w:t>]</w:t>
            </w:r>
          </w:p>
        </w:tc>
      </w:tr>
      <w:tr w:rsidR="00B70A53" w14:paraId="31B263D0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2A9A56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随机种子与环境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6F8B30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种子</w:t>
            </w:r>
            <w:r>
              <w:rPr>
                <w:sz w:val="21"/>
              </w:rPr>
              <w:t>/CUDA/</w:t>
            </w:r>
            <w:r>
              <w:rPr>
                <w:sz w:val="21"/>
              </w:rPr>
              <w:t>依赖</w:t>
            </w:r>
            <w:r>
              <w:rPr>
                <w:sz w:val="21"/>
              </w:rPr>
              <w:t>]</w:t>
            </w:r>
          </w:p>
        </w:tc>
        <w:tc>
          <w:tcPr>
            <w:tcW w:w="26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3BA83F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环境锁定文件</w:t>
            </w:r>
            <w:r>
              <w:rPr>
                <w:sz w:val="21"/>
              </w:rPr>
              <w:t>]</w:t>
            </w:r>
          </w:p>
        </w:tc>
      </w:tr>
      <w:tr w:rsidR="00B70A53" w14:paraId="7DB27EAD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ABDDC2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阈值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6721FD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类别阈值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全局阈值</w:t>
            </w:r>
            <w:r>
              <w:rPr>
                <w:sz w:val="21"/>
              </w:rPr>
              <w:t>]</w:t>
            </w:r>
          </w:p>
        </w:tc>
        <w:tc>
          <w:tcPr>
            <w:tcW w:w="26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8F9776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验证集冻结记录</w:t>
            </w:r>
            <w:r>
              <w:rPr>
                <w:sz w:val="21"/>
              </w:rPr>
              <w:t>]</w:t>
            </w:r>
          </w:p>
        </w:tc>
      </w:tr>
    </w:tbl>
    <w:p w14:paraId="43B2B9F2" w14:textId="77777777" w:rsidR="00B70A53" w:rsidRDefault="00B23A79">
      <w:pPr>
        <w:pStyle w:val="1"/>
        <w:spacing w:after="40"/>
      </w:pPr>
      <w:bookmarkStart w:id="186" w:name="_Toc10938"/>
      <w:r>
        <w:t xml:space="preserve">8 </w:t>
      </w:r>
      <w:del w:id="187" w:author="算法软件组" w:date="2026-07-26T15:55:00Z" w16du:dateUtc="2026-07-26T07:55:00Z">
        <w:r>
          <w:delText>离线检测模块与接口设计</w:delText>
        </w:r>
      </w:del>
      <w:ins w:id="188" w:author="算法软件组" w:date="2026-07-26T15:55:00Z" w16du:dateUtc="2026-07-26T07:55:00Z">
        <w:r>
          <w:t>离线检测模块与软件接口</w:t>
        </w:r>
      </w:ins>
      <w:bookmarkEnd w:id="186"/>
    </w:p>
    <w:p w14:paraId="3A943F92" w14:textId="77777777" w:rsidR="00B70A53" w:rsidRDefault="00B23A79">
      <w:pPr>
        <w:pStyle w:val="2"/>
      </w:pPr>
      <w:bookmarkStart w:id="189" w:name="_Toc2215"/>
      <w:r>
        <w:t xml:space="preserve">8.1 </w:t>
      </w:r>
      <w:r>
        <w:t>功能模块</w:t>
      </w:r>
      <w:bookmarkEnd w:id="189"/>
    </w:p>
    <w:p w14:paraId="6457A8E4" w14:textId="77777777" w:rsidR="00B70A53" w:rsidRDefault="00B23A79">
      <w:pPr>
        <w:rPr>
          <w:ins w:id="190" w:author="算法软件组" w:date="2026-07-26T15:55:00Z" w16du:dateUtc="2026-07-26T07:55:00Z"/>
        </w:rPr>
      </w:pPr>
      <w:ins w:id="191" w:author="算法软件组" w:date="2026-07-26T15:55:00Z" w16du:dateUtc="2026-07-26T07:55:00Z">
        <w:r>
          <w:t>离线检测模块是任务书</w:t>
        </w:r>
        <w:r>
          <w:t>“</w:t>
        </w:r>
        <w:r>
          <w:t>缺陷定义卡</w:t>
        </w:r>
        <w:r>
          <w:t>+</w:t>
        </w:r>
        <w:r>
          <w:t>检测模型</w:t>
        </w:r>
        <w:r>
          <w:t>+</w:t>
        </w:r>
        <w:r>
          <w:t>离线检测模块</w:t>
        </w:r>
        <w:r>
          <w:t>”</w:t>
        </w:r>
        <w:r>
          <w:t>的软件载体，要求可独立运行、可无网演示；第三方按使用说明完成</w:t>
        </w:r>
        <w:r>
          <w:t>“</w:t>
        </w:r>
        <w:r>
          <w:t>放图</w:t>
        </w:r>
        <w:r>
          <w:t>→</w:t>
        </w:r>
        <w:r>
          <w:t>检测</w:t>
        </w:r>
        <w:r>
          <w:t>→</w:t>
        </w:r>
        <w:r>
          <w:t>查看结构化结果</w:t>
        </w:r>
        <w:r>
          <w:t>/</w:t>
        </w:r>
        <w:r>
          <w:t>叠加图</w:t>
        </w:r>
        <w:r>
          <w:t>”</w:t>
        </w:r>
        <w:r>
          <w:t>。主路径输出缺陷类别、像素坐标框、可选掩膜、置信度、模型版本、推理耗时与初判结论。判定初版：无缺陷为</w:t>
        </w:r>
        <w:r>
          <w:t>OK</w:t>
        </w:r>
        <w:r>
          <w:t>；检出已知类缺陷默认</w:t>
        </w:r>
        <w:r>
          <w:t>REVIEW</w:t>
        </w:r>
        <w:r>
          <w:t>；</w:t>
        </w:r>
        <w:r>
          <w:t>NG</w:t>
        </w:r>
        <w:r>
          <w:t>规则待允收标准共签后启用。输出为目检初筛辅助，不替代最终放行。</w:t>
        </w:r>
      </w:ins>
    </w:p>
    <w:p w14:paraId="11F71F67" w14:textId="77777777" w:rsidR="00B70A53" w:rsidRDefault="00B23A79">
      <w:pPr>
        <w:pStyle w:val="TableCaptionCN"/>
      </w:pPr>
      <w:del w:id="263" w:author="算法软件组" w:date="2026-07-26T08:05:36Z">
        <w:r>
          <w:delText>表 18  离线模块功能设计</w:delText>
        </w:r>
      </w:del>
      <w:ins w:id="264" w:author="算法软件组" w:date="2026-07-26T08:05:36Z">
        <w:r>
          <w:t>表 19  离线模块功能设计</w:t>
        </w:r>
      </w:ins>
    </w:p>
    <w:tbl>
      <w:tblPr>
        <w:tblW w:w="9524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86"/>
        <w:gridCol w:w="2608"/>
        <w:gridCol w:w="2835"/>
        <w:gridCol w:w="2495"/>
      </w:tblGrid>
      <w:tr w:rsidR="00B70A53" w14:paraId="277799ED" w14:textId="77777777">
        <w:trPr>
          <w:cantSplit/>
          <w:tblHeader/>
          <w:jc w:val="center"/>
        </w:trPr>
        <w:tc>
          <w:tcPr>
            <w:tcW w:w="158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7C6D76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b/>
                <w:sz w:val="21"/>
              </w:rPr>
              <w:t>模块</w:t>
            </w:r>
          </w:p>
        </w:tc>
        <w:tc>
          <w:tcPr>
            <w:tcW w:w="260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8026CD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b/>
                <w:sz w:val="21"/>
              </w:rPr>
              <w:t>功能</w:t>
            </w:r>
          </w:p>
        </w:tc>
        <w:tc>
          <w:tcPr>
            <w:tcW w:w="283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5D65A1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b/>
                <w:sz w:val="21"/>
              </w:rPr>
              <w:t>用户操作</w:t>
            </w:r>
          </w:p>
        </w:tc>
        <w:tc>
          <w:tcPr>
            <w:tcW w:w="249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10C58E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b/>
                <w:sz w:val="21"/>
              </w:rPr>
              <w:t>异常处理</w:t>
            </w:r>
          </w:p>
        </w:tc>
      </w:tr>
      <w:tr w:rsidR="00B70A53" w14:paraId="46AAB982" w14:textId="77777777">
        <w:trPr>
          <w:cantSplit/>
          <w:jc w:val="center"/>
        </w:trPr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58DB8F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项目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批次</w:t>
            </w:r>
          </w:p>
        </w:tc>
        <w:tc>
          <w:tcPr>
            <w:tcW w:w="26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EBDB36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创建、选择、查询</w:t>
            </w:r>
          </w:p>
        </w:tc>
        <w:tc>
          <w:tcPr>
            <w:tcW w:w="28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456D6D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输入或扫码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83BB06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重复</w:t>
            </w:r>
            <w:r>
              <w:rPr>
                <w:sz w:val="21"/>
              </w:rPr>
              <w:t>ID</w:t>
            </w:r>
            <w:r>
              <w:rPr>
                <w:sz w:val="21"/>
              </w:rPr>
              <w:t>拦截</w:t>
            </w:r>
          </w:p>
        </w:tc>
      </w:tr>
      <w:tr w:rsidR="00B70A53" w14:paraId="743A3F88" w14:textId="77777777">
        <w:trPr>
          <w:cantSplit/>
          <w:jc w:val="center"/>
        </w:trPr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9B9263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图像导入</w:t>
            </w:r>
          </w:p>
        </w:tc>
        <w:tc>
          <w:tcPr>
            <w:tcW w:w="26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4B917E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读取图像与元数据</w:t>
            </w:r>
          </w:p>
        </w:tc>
        <w:tc>
          <w:tcPr>
            <w:tcW w:w="28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196B15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选择目录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自动关联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2DFC70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缺字段提示</w:t>
            </w:r>
          </w:p>
        </w:tc>
      </w:tr>
      <w:tr w:rsidR="00B70A53" w14:paraId="49A7E894" w14:textId="77777777">
        <w:trPr>
          <w:cantSplit/>
          <w:jc w:val="center"/>
        </w:trPr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A44581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模型推理</w:t>
            </w:r>
          </w:p>
        </w:tc>
        <w:tc>
          <w:tcPr>
            <w:tcW w:w="26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0B64DE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调用冻结模型与阈值</w:t>
            </w:r>
          </w:p>
        </w:tc>
        <w:tc>
          <w:tcPr>
            <w:tcW w:w="28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296DFF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启动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取消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6D7ED7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失败留痕</w:t>
            </w:r>
          </w:p>
        </w:tc>
      </w:tr>
      <w:tr w:rsidR="00B70A53" w14:paraId="581F74A4" w14:textId="77777777">
        <w:trPr>
          <w:cantSplit/>
          <w:jc w:val="center"/>
        </w:trPr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9253F3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结果复核</w:t>
            </w:r>
          </w:p>
        </w:tc>
        <w:tc>
          <w:tcPr>
            <w:tcW w:w="26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AB777C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查看框、类别、置信度</w:t>
            </w:r>
          </w:p>
        </w:tc>
        <w:tc>
          <w:tcPr>
            <w:tcW w:w="28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137A3C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确认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改判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备注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450D64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保留原始预测</w:t>
            </w:r>
          </w:p>
        </w:tc>
      </w:tr>
      <w:tr w:rsidR="00B70A53" w14:paraId="3C8E4EAD" w14:textId="77777777">
        <w:trPr>
          <w:cantSplit/>
          <w:jc w:val="center"/>
        </w:trPr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CAA413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结果导出</w:t>
            </w:r>
          </w:p>
        </w:tc>
        <w:tc>
          <w:tcPr>
            <w:tcW w:w="26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054756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CSV/JSON/</w:t>
            </w:r>
            <w:r>
              <w:rPr>
                <w:sz w:val="21"/>
              </w:rPr>
              <w:t>证据图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报告</w:t>
            </w:r>
          </w:p>
        </w:tc>
        <w:tc>
          <w:tcPr>
            <w:tcW w:w="28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8EB7AA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筛选并导出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28AD55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校验输出数量</w:t>
            </w:r>
          </w:p>
        </w:tc>
      </w:tr>
      <w:tr w:rsidR="00B70A53" w14:paraId="762B409B" w14:textId="77777777">
        <w:trPr>
          <w:cantSplit/>
          <w:jc w:val="center"/>
        </w:trPr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6D108D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配置管理</w:t>
            </w:r>
          </w:p>
        </w:tc>
        <w:tc>
          <w:tcPr>
            <w:tcW w:w="26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20B290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配方、模型、阈值、字段版本</w:t>
            </w:r>
          </w:p>
        </w:tc>
        <w:tc>
          <w:tcPr>
            <w:tcW w:w="28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6F00C6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受限角色维护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7D8A31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变更需批准</w:t>
            </w:r>
          </w:p>
        </w:tc>
      </w:tr>
    </w:tbl>
    <w:p w14:paraId="745A6D19" w14:textId="77777777" w:rsidR="00B70A53" w:rsidRDefault="00B70A53">
      <w:pPr>
        <w:spacing w:after="40"/>
        <w:ind w:firstLine="0"/>
      </w:pPr>
    </w:p>
    <w:tbl>
      <w:tblPr>
        <w:tblW w:w="9524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0" w:space="0" w:color="000000"/>
          <w:insideV w:val="singl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524"/>
      </w:tblGrid>
      <w:tr w:rsidR="00B70A53" w14:paraId="58D26A60" w14:textId="77777777">
        <w:trPr>
          <w:trHeight w:val="680"/>
          <w:jc w:val="center"/>
        </w:trPr>
        <w:tc>
          <w:tcPr>
            <w:tcW w:w="9524" w:type="dxa"/>
            <w:vMerge w:val="restar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183C69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color w:val="666666"/>
                <w:sz w:val="21"/>
              </w:rPr>
              <w:t>[</w:t>
            </w:r>
            <w:r>
              <w:rPr>
                <w:color w:val="666666"/>
                <w:sz w:val="21"/>
              </w:rPr>
              <w:t>插入离线检测模块界面原型；在图中标明对象、方向、关键尺寸或数据流</w:t>
            </w:r>
            <w:r>
              <w:rPr>
                <w:color w:val="666666"/>
                <w:sz w:val="21"/>
              </w:rPr>
              <w:t>]</w:t>
            </w:r>
          </w:p>
        </w:tc>
      </w:tr>
      <w:tr w:rsidR="00B70A53" w14:paraId="2B2CDB7D" w14:textId="77777777">
        <w:trPr>
          <w:trHeight w:val="680"/>
          <w:jc w:val="center"/>
        </w:trPr>
        <w:tc>
          <w:tcPr>
            <w:tcW w:w="9524" w:type="dxa"/>
            <w:vMerge/>
          </w:tcPr>
          <w:p w14:paraId="1B47C3BD" w14:textId="77777777" w:rsidR="00B70A53" w:rsidRDefault="00B70A53"/>
        </w:tc>
      </w:tr>
      <w:tr w:rsidR="00B70A53" w14:paraId="0D60EAC3" w14:textId="77777777">
        <w:trPr>
          <w:trHeight w:val="680"/>
          <w:jc w:val="center"/>
        </w:trPr>
        <w:tc>
          <w:tcPr>
            <w:tcW w:w="9524" w:type="dxa"/>
            <w:vMerge/>
          </w:tcPr>
          <w:p w14:paraId="72ED1C3B" w14:textId="77777777" w:rsidR="00B70A53" w:rsidRDefault="00B70A53"/>
        </w:tc>
      </w:tr>
      <w:tr w:rsidR="00B70A53" w14:paraId="58FE4B06" w14:textId="77777777">
        <w:trPr>
          <w:trHeight w:val="680"/>
          <w:jc w:val="center"/>
        </w:trPr>
        <w:tc>
          <w:tcPr>
            <w:tcW w:w="9524" w:type="dxa"/>
            <w:vMerge/>
          </w:tcPr>
          <w:p w14:paraId="5A1B00E6" w14:textId="77777777" w:rsidR="00B70A53" w:rsidRDefault="00B70A53"/>
        </w:tc>
      </w:tr>
      <w:tr w:rsidR="00B70A53" w14:paraId="0D93DD79" w14:textId="77777777">
        <w:trPr>
          <w:trHeight w:val="680"/>
          <w:jc w:val="center"/>
        </w:trPr>
        <w:tc>
          <w:tcPr>
            <w:tcW w:w="9524" w:type="dxa"/>
            <w:vMerge/>
          </w:tcPr>
          <w:p w14:paraId="2E910C5B" w14:textId="77777777" w:rsidR="00B70A53" w:rsidRDefault="00B70A53"/>
        </w:tc>
      </w:tr>
    </w:tbl>
    <w:p w14:paraId="7CA41956" w14:textId="77777777" w:rsidR="00B70A53" w:rsidRDefault="00B23A79">
      <w:pPr>
        <w:pStyle w:val="FigureCaptionCN"/>
      </w:pPr>
      <w:del w:id="265" w:author="算法软件组" w:date="2026-07-26T08:05:36Z">
        <w:r>
          <w:delText>图 3  离线检测模块界面原型</w:delText>
        </w:r>
      </w:del>
      <w:ins w:id="266" w:author="算法软件组" w:date="2026-07-26T08:05:36Z">
        <w:r>
          <w:t>图 4  离线检测模块界面原型</w:t>
        </w:r>
      </w:ins>
    </w:p>
    <w:p w14:paraId="3E6CE2CA" w14:textId="77777777" w:rsidR="00B70A53" w:rsidRDefault="00B23A79">
      <w:pPr>
        <w:pStyle w:val="2"/>
      </w:pPr>
      <w:bookmarkStart w:id="192" w:name="_Toc30319"/>
      <w:r>
        <w:t xml:space="preserve">8.2 </w:t>
      </w:r>
      <w:r>
        <w:t>结构化结果字段</w:t>
      </w:r>
      <w:bookmarkEnd w:id="192"/>
    </w:p>
    <w:p w14:paraId="7245449C" w14:textId="77777777" w:rsidR="00B70A53" w:rsidRDefault="00B23A79">
      <w:pPr>
        <w:rPr>
          <w:ins w:id="193" w:author="算法软件组" w:date="2026-07-26T15:55:00Z" w16du:dateUtc="2026-07-26T07:55:00Z"/>
        </w:rPr>
      </w:pPr>
      <w:ins w:id="194" w:author="算法软件组" w:date="2026-07-26T15:55:00Z" w16du:dateUtc="2026-07-26T07:55:00Z">
        <w:r>
          <w:t>逐图输出</w:t>
        </w:r>
        <w:r>
          <w:t>result.json</w:t>
        </w:r>
        <w:r>
          <w:t>，建议字段包括：</w:t>
        </w:r>
        <w:r>
          <w:t>schema_version</w:t>
        </w:r>
        <w:r>
          <w:t>、</w:t>
        </w:r>
        <w:r>
          <w:t>status</w:t>
        </w:r>
        <w:r>
          <w:t>、</w:t>
        </w:r>
        <w:r>
          <w:t>piece_id</w:t>
        </w:r>
        <w:r>
          <w:t>、</w:t>
        </w:r>
        <w:r>
          <w:t>batch_id</w:t>
        </w:r>
        <w:r>
          <w:t>、</w:t>
        </w:r>
        <w:r>
          <w:t>surface</w:t>
        </w:r>
        <w:r>
          <w:t>、</w:t>
        </w:r>
        <w:r>
          <w:t>image_path</w:t>
        </w:r>
        <w:r>
          <w:t>、</w:t>
        </w:r>
        <w:r>
          <w:t>image_size</w:t>
        </w:r>
        <w:r>
          <w:t>、</w:t>
        </w:r>
        <w:r>
          <w:t>model_version</w:t>
        </w:r>
        <w:r>
          <w:t>、</w:t>
        </w:r>
        <w:r>
          <w:t>pipeline</w:t>
        </w:r>
        <w:r>
          <w:t>、</w:t>
        </w:r>
        <w:r>
          <w:t>inference_time_ms</w:t>
        </w:r>
        <w:r>
          <w:t>、</w:t>
        </w:r>
        <w:r>
          <w:t>timestamp</w:t>
        </w:r>
        <w:r>
          <w:t>、</w:t>
        </w:r>
        <w:r>
          <w:t>defects[]</w:t>
        </w:r>
        <w:r>
          <w:t>、</w:t>
        </w:r>
        <w:r>
          <w:t>summary</w:t>
        </w:r>
        <w:r>
          <w:t>，以及可选</w:t>
        </w:r>
        <w:r>
          <w:t>anomaly</w:t>
        </w:r>
        <w:r>
          <w:t>（</w:t>
        </w:r>
        <w:r>
          <w:t>EfficientAD</w:t>
        </w:r>
        <w:r>
          <w:t>启用时）。</w:t>
        </w:r>
        <w:r>
          <w:t>defects[]</w:t>
        </w:r>
        <w:r>
          <w:t>含</w:t>
        </w:r>
        <w:r>
          <w:t>defect_id</w:t>
        </w:r>
        <w:r>
          <w:t>、</w:t>
        </w:r>
        <w:r>
          <w:t>class_slug</w:t>
        </w:r>
        <w:r>
          <w:t>、</w:t>
        </w:r>
        <w:r>
          <w:t>class_name</w:t>
        </w:r>
        <w:r>
          <w:t>、</w:t>
        </w:r>
        <w:r>
          <w:t>bbox{x,y,w,h}</w:t>
        </w:r>
        <w:r>
          <w:t>、</w:t>
        </w:r>
        <w:r>
          <w:t>confidence</w:t>
        </w:r>
        <w:r>
          <w:t>、可选</w:t>
        </w:r>
        <w:r>
          <w:t>mask</w:t>
        </w:r>
        <w:r>
          <w:t>；</w:t>
        </w:r>
        <w:r>
          <w:t>summary</w:t>
        </w:r>
        <w:r>
          <w:t>含</w:t>
        </w:r>
        <w:r>
          <w:t>total_defects</w:t>
        </w:r>
        <w:r>
          <w:t>、</w:t>
        </w:r>
        <w:r>
          <w:t>by_class</w:t>
        </w:r>
        <w:r>
          <w:t>、</w:t>
        </w:r>
        <w:r>
          <w:t>overall_decision</w:t>
        </w:r>
        <w:r>
          <w:t>与</w:t>
        </w:r>
        <w:r>
          <w:t>review_status</w:t>
        </w:r>
        <w:r>
          <w:t>。机器初判与人工复核分列，复核不得回写</w:t>
        </w:r>
        <w:r>
          <w:t>overall_decision</w:t>
        </w:r>
        <w:r>
          <w:t>，以便误报漏报分析与</w:t>
        </w:r>
        <w:r>
          <w:t>50</w:t>
        </w:r>
        <w:r>
          <w:t>件盲测。</w:t>
        </w:r>
      </w:ins>
    </w:p>
    <w:p w14:paraId="6665FDB8" w14:textId="77777777" w:rsidR="00B70A53" w:rsidRDefault="00B23A79">
      <w:pPr>
        <w:pStyle w:val="TableCaptionCN"/>
      </w:pPr>
      <w:del w:id="267" w:author="算法软件组" w:date="2026-07-26T08:05:36Z">
        <w:r>
          <w:delText>表 19  结构化检测结果字段字典</w:delText>
        </w:r>
      </w:del>
      <w:ins w:id="268" w:author="算法软件组" w:date="2026-07-26T08:05:36Z">
        <w:r>
          <w:t>表 20  结构化检测结果字段字典</w:t>
        </w:r>
      </w:ins>
    </w:p>
    <w:tbl>
      <w:tblPr>
        <w:tblW w:w="9524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133"/>
        <w:gridCol w:w="850"/>
        <w:gridCol w:w="3515"/>
        <w:gridCol w:w="2325"/>
      </w:tblGrid>
      <w:tr w:rsidR="00B70A53" w14:paraId="6AC0B280" w14:textId="77777777">
        <w:trPr>
          <w:cantSplit/>
          <w:tblHeader/>
          <w:jc w:val="center"/>
        </w:trPr>
        <w:tc>
          <w:tcPr>
            <w:tcW w:w="17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C36F28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113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8C4046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w="8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8AA941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w="351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8BE4C6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w="23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D468AE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b/>
                <w:sz w:val="18"/>
              </w:rPr>
              <w:t>约束</w:t>
            </w:r>
            <w:r>
              <w:rPr>
                <w:b/>
                <w:sz w:val="18"/>
              </w:rPr>
              <w:t>/</w:t>
            </w:r>
            <w:r>
              <w:rPr>
                <w:b/>
                <w:sz w:val="18"/>
              </w:rPr>
              <w:t>枚举</w:t>
            </w:r>
          </w:p>
        </w:tc>
      </w:tr>
      <w:tr w:rsidR="00B70A53" w14:paraId="420B1177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8CC9CA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result_id</w:t>
            </w:r>
          </w:p>
        </w:tc>
        <w:tc>
          <w:tcPr>
            <w:tcW w:w="11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263CCD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string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F74609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35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469EA3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检测结果唯一</w:t>
            </w:r>
            <w:r>
              <w:rPr>
                <w:sz w:val="18"/>
              </w:rPr>
              <w:t>ID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40A51C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不可重复</w:t>
            </w:r>
          </w:p>
        </w:tc>
      </w:tr>
      <w:tr w:rsidR="00B70A53" w14:paraId="242817C8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A9EA75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sample_id</w:t>
            </w:r>
          </w:p>
        </w:tc>
        <w:tc>
          <w:tcPr>
            <w:tcW w:w="11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945762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string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E90C03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35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7EBEE1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物理样件</w:t>
            </w:r>
            <w:r>
              <w:rPr>
                <w:sz w:val="18"/>
              </w:rPr>
              <w:t>ID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6DBE3F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关联样件表</w:t>
            </w:r>
          </w:p>
        </w:tc>
      </w:tr>
      <w:tr w:rsidR="00B70A53" w14:paraId="3861A086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252388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lot_id</w:t>
            </w:r>
          </w:p>
        </w:tc>
        <w:tc>
          <w:tcPr>
            <w:tcW w:w="11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D0E401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string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C80522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35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79AC1E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批次</w:t>
            </w:r>
            <w:r>
              <w:rPr>
                <w:sz w:val="18"/>
              </w:rPr>
              <w:t>ID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CCA84F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关联批次表</w:t>
            </w:r>
          </w:p>
        </w:tc>
      </w:tr>
      <w:tr w:rsidR="00B70A53" w14:paraId="503AF046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581142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surface_id</w:t>
            </w:r>
          </w:p>
        </w:tc>
        <w:tc>
          <w:tcPr>
            <w:tcW w:w="11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9AC13C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enum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F3CD5F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35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1AA6A7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检测面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78394B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S1/S2/...</w:t>
            </w:r>
          </w:p>
        </w:tc>
      </w:tr>
      <w:tr w:rsidR="00B70A53" w14:paraId="320D35E5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209B34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defect_class</w:t>
            </w:r>
          </w:p>
        </w:tc>
        <w:tc>
          <w:tcPr>
            <w:tcW w:w="11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EED156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enum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E1B9F8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35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A82C58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缺陷类别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BA1039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冻结类别表</w:t>
            </w:r>
          </w:p>
        </w:tc>
      </w:tr>
      <w:tr w:rsidR="00B70A53" w14:paraId="4E006CB2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D96E34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bbox</w:t>
            </w:r>
          </w:p>
        </w:tc>
        <w:tc>
          <w:tcPr>
            <w:tcW w:w="11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659CD5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array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3E45FC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35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0FADA3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位置框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851EEE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x,y,w,h</w:t>
            </w:r>
            <w:r>
              <w:rPr>
                <w:sz w:val="18"/>
              </w:rPr>
              <w:t>；坐标系说明</w:t>
            </w:r>
          </w:p>
        </w:tc>
      </w:tr>
      <w:tr w:rsidR="00B70A53" w14:paraId="6F30B1DE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56D983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confidence</w:t>
            </w:r>
          </w:p>
        </w:tc>
        <w:tc>
          <w:tcPr>
            <w:tcW w:w="11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E318D4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float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3C7D98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35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AB09E8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模型置信度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A7F361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0–1</w:t>
            </w:r>
          </w:p>
        </w:tc>
      </w:tr>
      <w:tr w:rsidR="00B70A53" w14:paraId="6BDA82DE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24857D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detect_time</w:t>
            </w:r>
          </w:p>
        </w:tc>
        <w:tc>
          <w:tcPr>
            <w:tcW w:w="11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21DF5C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datetime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8282D1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35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E1872F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检测时间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0BE846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ISO 8601</w:t>
            </w:r>
          </w:p>
        </w:tc>
      </w:tr>
      <w:tr w:rsidR="00B70A53" w14:paraId="5F5602D0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DB7CC1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model_version</w:t>
            </w:r>
          </w:p>
        </w:tc>
        <w:tc>
          <w:tcPr>
            <w:tcW w:w="11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4DC690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string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C762F8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35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2CAA12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模型版本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85568B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发布台账</w:t>
            </w:r>
          </w:p>
        </w:tc>
      </w:tr>
      <w:tr w:rsidR="00B70A53" w14:paraId="16AD276B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B6CA1F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rule_version</w:t>
            </w:r>
          </w:p>
        </w:tc>
        <w:tc>
          <w:tcPr>
            <w:tcW w:w="11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74B198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string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CE061E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35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CD549D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规则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阈值版本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33C8DB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版本化</w:t>
            </w:r>
          </w:p>
        </w:tc>
      </w:tr>
      <w:tr w:rsidR="00B70A53" w14:paraId="0832DC6F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CDEDA5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evidence_path</w:t>
            </w:r>
          </w:p>
        </w:tc>
        <w:tc>
          <w:tcPr>
            <w:tcW w:w="11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228823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string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CDA592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35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559972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证据图路径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EC883A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相对路径</w:t>
            </w:r>
            <w:r>
              <w:rPr>
                <w:sz w:val="18"/>
              </w:rPr>
              <w:t>/URI</w:t>
            </w:r>
          </w:p>
        </w:tc>
      </w:tr>
      <w:tr w:rsidR="00B70A53" w14:paraId="00E5E2AB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3F4D1E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review_status</w:t>
            </w:r>
          </w:p>
        </w:tc>
        <w:tc>
          <w:tcPr>
            <w:tcW w:w="11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7E339D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enum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8F0553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是</w:t>
            </w:r>
          </w:p>
        </w:tc>
        <w:tc>
          <w:tcPr>
            <w:tcW w:w="35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CBFB39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未复核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确认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改判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忽略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718AC7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枚举</w:t>
            </w:r>
          </w:p>
        </w:tc>
      </w:tr>
      <w:tr w:rsidR="00B70A53" w14:paraId="1FE2FB19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355C97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reviewer/note</w:t>
            </w:r>
          </w:p>
        </w:tc>
        <w:tc>
          <w:tcPr>
            <w:tcW w:w="11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2DD59D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string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68B552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否</w:t>
            </w:r>
          </w:p>
        </w:tc>
        <w:tc>
          <w:tcPr>
            <w:tcW w:w="35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0105B5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复核人和备注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44DD1A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8"/>
              </w:rPr>
              <w:t>受权限控制</w:t>
            </w:r>
          </w:p>
        </w:tc>
      </w:tr>
    </w:tbl>
    <w:p w14:paraId="61C7C0F3" w14:textId="77777777" w:rsidR="00B70A53" w:rsidRDefault="00B70A53">
      <w:pPr>
        <w:spacing w:after="40"/>
        <w:ind w:firstLine="0"/>
      </w:pPr>
    </w:p>
    <w:p w14:paraId="4742266F" w14:textId="77777777" w:rsidR="00B70A53" w:rsidRDefault="00B23A79">
      <w:pPr>
        <w:pStyle w:val="2"/>
      </w:pPr>
      <w:bookmarkStart w:id="195" w:name="_Toc20762"/>
      <w:r>
        <w:t xml:space="preserve">8.3 </w:t>
      </w:r>
      <w:r>
        <w:t>接口定义</w:t>
      </w:r>
      <w:bookmarkEnd w:id="195"/>
    </w:p>
    <w:p w14:paraId="4FC94957" w14:textId="77777777" w:rsidR="00B70A53" w:rsidRDefault="00B23A79">
      <w:pPr>
        <w:rPr>
          <w:ins w:id="196" w:author="算法软件组" w:date="2026-07-26T15:55:00Z" w16du:dateUtc="2026-07-26T07:55:00Z"/>
        </w:rPr>
      </w:pPr>
      <w:ins w:id="197" w:author="算法软件组" w:date="2026-07-26T15:55:00Z" w16du:dateUtc="2026-07-26T07:55:00Z">
        <w:r>
          <w:t>算法侧以</w:t>
        </w:r>
        <w:r>
          <w:t>CLI</w:t>
        </w:r>
        <w:r>
          <w:t>为主：</w:t>
        </w:r>
        <w:r>
          <w:t>detect --input --output --model [--conf] [--device] [--save-overlay] [--config] [--timeout-ms] [--anomaly-model]</w:t>
        </w:r>
        <w:r>
          <w:t>。配置文件与命令行参数对应，命令行优先。退出码：</w:t>
        </w:r>
        <w:r>
          <w:t>0</w:t>
        </w:r>
        <w:r>
          <w:t>全部成功，</w:t>
        </w:r>
        <w:r>
          <w:t>1</w:t>
        </w:r>
        <w:r>
          <w:t>部分失败，</w:t>
        </w:r>
        <w:r>
          <w:t>2</w:t>
        </w:r>
        <w:r>
          <w:t>致命错误。输出目录建议按</w:t>
        </w:r>
        <w:r>
          <w:t>{date}/{piece_id}/</w:t>
        </w:r>
        <w:r>
          <w:t>落盘</w:t>
        </w:r>
        <w:r>
          <w:t>image</w:t>
        </w:r>
        <w:r>
          <w:t>、</w:t>
        </w:r>
        <w:r>
          <w:t>result.json</w:t>
        </w:r>
        <w:r>
          <w:t>、</w:t>
        </w:r>
        <w:r>
          <w:t>overlay</w:t>
        </w:r>
        <w:r>
          <w:t>（及可选</w:t>
        </w:r>
        <w:r>
          <w:t>heatmap</w:t>
        </w:r>
        <w:r>
          <w:t>）。字段级细则以仓库《离线检测模块接口设计方案》为准。</w:t>
        </w:r>
      </w:ins>
    </w:p>
    <w:p w14:paraId="780F6059" w14:textId="77777777" w:rsidR="00B70A53" w:rsidRDefault="00B23A79">
      <w:pPr>
        <w:pStyle w:val="TableCaptionCN"/>
      </w:pPr>
      <w:del w:id="269" w:author="算法软件组" w:date="2026-07-26T08:05:36Z">
        <w:r>
          <w:delText>表 20  接口定义模板</w:delText>
        </w:r>
      </w:del>
      <w:ins w:id="270" w:author="算法软件组" w:date="2026-07-26T08:05:36Z">
        <w:r>
          <w:t>表 21  接口定义模板</w:t>
        </w:r>
      </w:ins>
    </w:p>
    <w:tbl>
      <w:tblPr>
        <w:tblW w:w="9524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64"/>
        <w:gridCol w:w="1021"/>
        <w:gridCol w:w="1360"/>
        <w:gridCol w:w="1814"/>
        <w:gridCol w:w="1814"/>
        <w:gridCol w:w="1474"/>
        <w:gridCol w:w="1077"/>
      </w:tblGrid>
      <w:tr w:rsidR="00B70A53" w14:paraId="778D7D81" w14:textId="77777777">
        <w:trPr>
          <w:cantSplit/>
          <w:tblHeader/>
          <w:jc w:val="center"/>
        </w:trPr>
        <w:tc>
          <w:tcPr>
            <w:tcW w:w="96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F03D0F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b/>
                <w:sz w:val="17"/>
              </w:rPr>
              <w:t>接口</w:t>
            </w:r>
            <w:r>
              <w:rPr>
                <w:b/>
                <w:sz w:val="17"/>
              </w:rPr>
              <w:t>ID</w:t>
            </w:r>
          </w:p>
        </w:tc>
        <w:tc>
          <w:tcPr>
            <w:tcW w:w="102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630C58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b/>
                <w:sz w:val="17"/>
              </w:rPr>
              <w:t>方向</w:t>
            </w:r>
          </w:p>
        </w:tc>
        <w:tc>
          <w:tcPr>
            <w:tcW w:w="13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DD3FAC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b/>
                <w:sz w:val="17"/>
              </w:rPr>
              <w:t>触发</w:t>
            </w:r>
          </w:p>
        </w:tc>
        <w:tc>
          <w:tcPr>
            <w:tcW w:w="181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E07533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b/>
                <w:sz w:val="17"/>
              </w:rPr>
              <w:t>输入</w:t>
            </w:r>
          </w:p>
        </w:tc>
        <w:tc>
          <w:tcPr>
            <w:tcW w:w="181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FD013D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b/>
                <w:sz w:val="17"/>
              </w:rPr>
              <w:t>输出</w:t>
            </w:r>
          </w:p>
        </w:tc>
        <w:tc>
          <w:tcPr>
            <w:tcW w:w="147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256796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b/>
                <w:sz w:val="17"/>
              </w:rPr>
              <w:t>超时</w:t>
            </w:r>
            <w:r>
              <w:rPr>
                <w:b/>
                <w:sz w:val="17"/>
              </w:rPr>
              <w:t>/</w:t>
            </w:r>
            <w:r>
              <w:rPr>
                <w:b/>
                <w:sz w:val="17"/>
              </w:rPr>
              <w:t>重试</w:t>
            </w:r>
          </w:p>
        </w:tc>
        <w:tc>
          <w:tcPr>
            <w:tcW w:w="107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03CAF2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b/>
                <w:sz w:val="17"/>
              </w:rPr>
              <w:t>异常码</w:t>
            </w:r>
          </w:p>
        </w:tc>
      </w:tr>
      <w:tr w:rsidR="00B70A53" w14:paraId="700906DE" w14:textId="77777777">
        <w:trPr>
          <w:cantSplit/>
          <w:jc w:val="center"/>
        </w:trPr>
        <w:tc>
          <w:tcPr>
            <w:tcW w:w="9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14A4AB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IF-[xx]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FDEFB0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入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出</w:t>
            </w:r>
            <w:r>
              <w:rPr>
                <w:sz w:val="17"/>
              </w:rPr>
              <w:t>]</w:t>
            </w: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E11C4A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手动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事件</w:t>
            </w:r>
            <w:r>
              <w:rPr>
                <w:sz w:val="17"/>
              </w:rPr>
              <w:t>]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070532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字段</w:t>
            </w:r>
            <w:r>
              <w:rPr>
                <w:sz w:val="17"/>
              </w:rPr>
              <w:t>]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5F1F7D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字段</w:t>
            </w:r>
            <w:r>
              <w:rPr>
                <w:sz w:val="17"/>
              </w:rPr>
              <w:t>]</w:t>
            </w:r>
          </w:p>
        </w:tc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47CD76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规则</w:t>
            </w:r>
            <w:r>
              <w:rPr>
                <w:sz w:val="17"/>
              </w:rPr>
              <w:t>]</w:t>
            </w:r>
          </w:p>
        </w:tc>
        <w:tc>
          <w:tcPr>
            <w:tcW w:w="10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A1F38B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代码</w:t>
            </w:r>
            <w:r>
              <w:rPr>
                <w:sz w:val="17"/>
              </w:rPr>
              <w:t>]</w:t>
            </w:r>
          </w:p>
        </w:tc>
      </w:tr>
      <w:tr w:rsidR="00B70A53" w14:paraId="79C23ACF" w14:textId="77777777">
        <w:trPr>
          <w:cantSplit/>
          <w:jc w:val="center"/>
        </w:trPr>
        <w:tc>
          <w:tcPr>
            <w:tcW w:w="9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5957A7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IF-[xx]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8475CF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入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出</w:t>
            </w:r>
            <w:r>
              <w:rPr>
                <w:sz w:val="17"/>
              </w:rPr>
              <w:t>]</w:t>
            </w: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A885BA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手动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事件</w:t>
            </w:r>
            <w:r>
              <w:rPr>
                <w:sz w:val="17"/>
              </w:rPr>
              <w:t>]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1F1068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字段</w:t>
            </w:r>
            <w:r>
              <w:rPr>
                <w:sz w:val="17"/>
              </w:rPr>
              <w:t>]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C52578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字段</w:t>
            </w:r>
            <w:r>
              <w:rPr>
                <w:sz w:val="17"/>
              </w:rPr>
              <w:t>]</w:t>
            </w:r>
          </w:p>
        </w:tc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3B5592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规则</w:t>
            </w:r>
            <w:r>
              <w:rPr>
                <w:sz w:val="17"/>
              </w:rPr>
              <w:t>]</w:t>
            </w:r>
          </w:p>
        </w:tc>
        <w:tc>
          <w:tcPr>
            <w:tcW w:w="10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4E87F2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代码</w:t>
            </w:r>
            <w:r>
              <w:rPr>
                <w:sz w:val="17"/>
              </w:rPr>
              <w:t>]</w:t>
            </w:r>
          </w:p>
        </w:tc>
      </w:tr>
      <w:tr w:rsidR="00B70A53" w14:paraId="482B533C" w14:textId="77777777">
        <w:trPr>
          <w:cantSplit/>
          <w:jc w:val="center"/>
        </w:trPr>
        <w:tc>
          <w:tcPr>
            <w:tcW w:w="9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57069F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IF-[xx]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A5B922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入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出</w:t>
            </w:r>
            <w:r>
              <w:rPr>
                <w:sz w:val="17"/>
              </w:rPr>
              <w:t>]</w:t>
            </w: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BC301C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手动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事件</w:t>
            </w:r>
            <w:r>
              <w:rPr>
                <w:sz w:val="17"/>
              </w:rPr>
              <w:t>]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8E6515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字段</w:t>
            </w:r>
            <w:r>
              <w:rPr>
                <w:sz w:val="17"/>
              </w:rPr>
              <w:t>]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C8B857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字段</w:t>
            </w:r>
            <w:r>
              <w:rPr>
                <w:sz w:val="17"/>
              </w:rPr>
              <w:t>]</w:t>
            </w:r>
          </w:p>
        </w:tc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548FB0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规则</w:t>
            </w:r>
            <w:r>
              <w:rPr>
                <w:sz w:val="17"/>
              </w:rPr>
              <w:t>]</w:t>
            </w:r>
          </w:p>
        </w:tc>
        <w:tc>
          <w:tcPr>
            <w:tcW w:w="10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19219C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代码</w:t>
            </w:r>
            <w:r>
              <w:rPr>
                <w:sz w:val="17"/>
              </w:rPr>
              <w:t>]</w:t>
            </w:r>
          </w:p>
        </w:tc>
      </w:tr>
      <w:tr w:rsidR="00B70A53" w14:paraId="74A7401D" w14:textId="77777777">
        <w:trPr>
          <w:cantSplit/>
          <w:jc w:val="center"/>
        </w:trPr>
        <w:tc>
          <w:tcPr>
            <w:tcW w:w="9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24FE7C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IF-[xx]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43C525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入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出</w:t>
            </w:r>
            <w:r>
              <w:rPr>
                <w:sz w:val="17"/>
              </w:rPr>
              <w:t>]</w:t>
            </w: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EEFE13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手动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事件</w:t>
            </w:r>
            <w:r>
              <w:rPr>
                <w:sz w:val="17"/>
              </w:rPr>
              <w:t>]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95EC62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字段</w:t>
            </w:r>
            <w:r>
              <w:rPr>
                <w:sz w:val="17"/>
              </w:rPr>
              <w:t>]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9A180A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字段</w:t>
            </w:r>
            <w:r>
              <w:rPr>
                <w:sz w:val="17"/>
              </w:rPr>
              <w:t>]</w:t>
            </w:r>
          </w:p>
        </w:tc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98E019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规则</w:t>
            </w:r>
            <w:r>
              <w:rPr>
                <w:sz w:val="17"/>
              </w:rPr>
              <w:t>]</w:t>
            </w:r>
          </w:p>
        </w:tc>
        <w:tc>
          <w:tcPr>
            <w:tcW w:w="10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D9E15B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代码</w:t>
            </w:r>
            <w:r>
              <w:rPr>
                <w:sz w:val="17"/>
              </w:rPr>
              <w:t>]</w:t>
            </w:r>
          </w:p>
        </w:tc>
      </w:tr>
      <w:tr w:rsidR="00B70A53" w14:paraId="1CC6533B" w14:textId="77777777">
        <w:trPr>
          <w:cantSplit/>
          <w:jc w:val="center"/>
        </w:trPr>
        <w:tc>
          <w:tcPr>
            <w:tcW w:w="9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53937E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IF-[xx]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4E2575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入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出</w:t>
            </w:r>
            <w:r>
              <w:rPr>
                <w:sz w:val="17"/>
              </w:rPr>
              <w:t>]</w:t>
            </w: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FFEDCB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手动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事件</w:t>
            </w:r>
            <w:r>
              <w:rPr>
                <w:sz w:val="17"/>
              </w:rPr>
              <w:t>]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525AFC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字段</w:t>
            </w:r>
            <w:r>
              <w:rPr>
                <w:sz w:val="17"/>
              </w:rPr>
              <w:t>]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79785F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字段</w:t>
            </w:r>
            <w:r>
              <w:rPr>
                <w:sz w:val="17"/>
              </w:rPr>
              <w:t>]</w:t>
            </w:r>
          </w:p>
        </w:tc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0BB40C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规则</w:t>
            </w:r>
            <w:r>
              <w:rPr>
                <w:sz w:val="17"/>
              </w:rPr>
              <w:t>]</w:t>
            </w:r>
          </w:p>
        </w:tc>
        <w:tc>
          <w:tcPr>
            <w:tcW w:w="10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06FA89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代码</w:t>
            </w:r>
            <w:r>
              <w:rPr>
                <w:sz w:val="17"/>
              </w:rPr>
              <w:t>]</w:t>
            </w:r>
          </w:p>
        </w:tc>
      </w:tr>
      <w:tr w:rsidR="00B70A53" w14:paraId="1243F58D" w14:textId="77777777">
        <w:trPr>
          <w:cantSplit/>
          <w:jc w:val="center"/>
        </w:trPr>
        <w:tc>
          <w:tcPr>
            <w:tcW w:w="9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73C2D7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IF-[xx]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06AC17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入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出</w:t>
            </w:r>
            <w:r>
              <w:rPr>
                <w:sz w:val="17"/>
              </w:rPr>
              <w:t>]</w:t>
            </w: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04BD1A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手动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事件</w:t>
            </w:r>
            <w:r>
              <w:rPr>
                <w:sz w:val="17"/>
              </w:rPr>
              <w:t>]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D78AFA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字段</w:t>
            </w:r>
            <w:r>
              <w:rPr>
                <w:sz w:val="17"/>
              </w:rPr>
              <w:t>]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FB6E77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字段</w:t>
            </w:r>
            <w:r>
              <w:rPr>
                <w:sz w:val="17"/>
              </w:rPr>
              <w:t>]</w:t>
            </w:r>
          </w:p>
        </w:tc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C9964F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规则</w:t>
            </w:r>
            <w:r>
              <w:rPr>
                <w:sz w:val="17"/>
              </w:rPr>
              <w:t>]</w:t>
            </w:r>
          </w:p>
        </w:tc>
        <w:tc>
          <w:tcPr>
            <w:tcW w:w="10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982EB0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代码</w:t>
            </w:r>
            <w:r>
              <w:rPr>
                <w:sz w:val="17"/>
              </w:rPr>
              <w:t>]</w:t>
            </w:r>
          </w:p>
        </w:tc>
      </w:tr>
      <w:tr w:rsidR="00B70A53" w14:paraId="063A56C1" w14:textId="77777777">
        <w:trPr>
          <w:cantSplit/>
          <w:jc w:val="center"/>
        </w:trPr>
        <w:tc>
          <w:tcPr>
            <w:tcW w:w="9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2FCD01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IF-[xx]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D894B3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入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出</w:t>
            </w:r>
            <w:r>
              <w:rPr>
                <w:sz w:val="17"/>
              </w:rPr>
              <w:t>]</w:t>
            </w: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CD821A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手动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事件</w:t>
            </w:r>
            <w:r>
              <w:rPr>
                <w:sz w:val="17"/>
              </w:rPr>
              <w:t>]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04E893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字段</w:t>
            </w:r>
            <w:r>
              <w:rPr>
                <w:sz w:val="17"/>
              </w:rPr>
              <w:t>]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5B3407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字段</w:t>
            </w:r>
            <w:r>
              <w:rPr>
                <w:sz w:val="17"/>
              </w:rPr>
              <w:t>]</w:t>
            </w:r>
          </w:p>
        </w:tc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E7EE92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规则</w:t>
            </w:r>
            <w:r>
              <w:rPr>
                <w:sz w:val="17"/>
              </w:rPr>
              <w:t>]</w:t>
            </w:r>
          </w:p>
        </w:tc>
        <w:tc>
          <w:tcPr>
            <w:tcW w:w="10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B844F6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代码</w:t>
            </w:r>
            <w:r>
              <w:rPr>
                <w:sz w:val="17"/>
              </w:rPr>
              <w:t>]</w:t>
            </w:r>
          </w:p>
        </w:tc>
      </w:tr>
      <w:tr w:rsidR="00B70A53" w14:paraId="5F317A6E" w14:textId="77777777">
        <w:trPr>
          <w:cantSplit/>
          <w:jc w:val="center"/>
        </w:trPr>
        <w:tc>
          <w:tcPr>
            <w:tcW w:w="9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1EE53C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IF-[xx]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4CEE56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入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出</w:t>
            </w:r>
            <w:r>
              <w:rPr>
                <w:sz w:val="17"/>
              </w:rPr>
              <w:t>]</w:t>
            </w: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603447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手动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事件</w:t>
            </w:r>
            <w:r>
              <w:rPr>
                <w:sz w:val="17"/>
              </w:rPr>
              <w:t>]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C27C3C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字段</w:t>
            </w:r>
            <w:r>
              <w:rPr>
                <w:sz w:val="17"/>
              </w:rPr>
              <w:t>]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24C7C4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字段</w:t>
            </w:r>
            <w:r>
              <w:rPr>
                <w:sz w:val="17"/>
              </w:rPr>
              <w:t>]</w:t>
            </w:r>
          </w:p>
        </w:tc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1065FE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规则</w:t>
            </w:r>
            <w:r>
              <w:rPr>
                <w:sz w:val="17"/>
              </w:rPr>
              <w:t>]</w:t>
            </w:r>
          </w:p>
        </w:tc>
        <w:tc>
          <w:tcPr>
            <w:tcW w:w="10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25BF87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代码</w:t>
            </w:r>
            <w:r>
              <w:rPr>
                <w:sz w:val="17"/>
              </w:rPr>
              <w:t>]</w:t>
            </w:r>
          </w:p>
        </w:tc>
      </w:tr>
      <w:tr w:rsidR="00B70A53" w14:paraId="51365EAF" w14:textId="77777777">
        <w:trPr>
          <w:cantSplit/>
          <w:jc w:val="center"/>
        </w:trPr>
        <w:tc>
          <w:tcPr>
            <w:tcW w:w="9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32A661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IF-[xx]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25979B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入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出</w:t>
            </w:r>
            <w:r>
              <w:rPr>
                <w:sz w:val="17"/>
              </w:rPr>
              <w:t>]</w:t>
            </w: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35C9E9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手动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事件</w:t>
            </w:r>
            <w:r>
              <w:rPr>
                <w:sz w:val="17"/>
              </w:rPr>
              <w:t>]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8FB6C1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字段</w:t>
            </w:r>
            <w:r>
              <w:rPr>
                <w:sz w:val="17"/>
              </w:rPr>
              <w:t>]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62CC0D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字段</w:t>
            </w:r>
            <w:r>
              <w:rPr>
                <w:sz w:val="17"/>
              </w:rPr>
              <w:t>]</w:t>
            </w:r>
          </w:p>
        </w:tc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3AE291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规则</w:t>
            </w:r>
            <w:r>
              <w:rPr>
                <w:sz w:val="17"/>
              </w:rPr>
              <w:t>]</w:t>
            </w:r>
          </w:p>
        </w:tc>
        <w:tc>
          <w:tcPr>
            <w:tcW w:w="10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12B856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代码</w:t>
            </w:r>
            <w:r>
              <w:rPr>
                <w:sz w:val="17"/>
              </w:rPr>
              <w:t>]</w:t>
            </w:r>
          </w:p>
        </w:tc>
      </w:tr>
      <w:tr w:rsidR="00B70A53" w14:paraId="57046D47" w14:textId="77777777">
        <w:trPr>
          <w:cantSplit/>
          <w:jc w:val="center"/>
        </w:trPr>
        <w:tc>
          <w:tcPr>
            <w:tcW w:w="9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DB3631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IF-[xx]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BACEBD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入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出</w:t>
            </w:r>
            <w:r>
              <w:rPr>
                <w:sz w:val="17"/>
              </w:rPr>
              <w:t>]</w:t>
            </w: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9A19CE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手动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事件</w:t>
            </w:r>
            <w:r>
              <w:rPr>
                <w:sz w:val="17"/>
              </w:rPr>
              <w:t>]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DCB1F4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字段</w:t>
            </w:r>
            <w:r>
              <w:rPr>
                <w:sz w:val="17"/>
              </w:rPr>
              <w:t>]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A3A75E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字段</w:t>
            </w:r>
            <w:r>
              <w:rPr>
                <w:sz w:val="17"/>
              </w:rPr>
              <w:t>]</w:t>
            </w:r>
          </w:p>
        </w:tc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58B72A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规则</w:t>
            </w:r>
            <w:r>
              <w:rPr>
                <w:sz w:val="17"/>
              </w:rPr>
              <w:t>]</w:t>
            </w:r>
          </w:p>
        </w:tc>
        <w:tc>
          <w:tcPr>
            <w:tcW w:w="10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777D07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代码</w:t>
            </w:r>
            <w:r>
              <w:rPr>
                <w:sz w:val="17"/>
              </w:rPr>
              <w:t>]</w:t>
            </w:r>
          </w:p>
        </w:tc>
      </w:tr>
    </w:tbl>
    <w:p w14:paraId="5FE120AC" w14:textId="77777777" w:rsidR="00B70A53" w:rsidRDefault="00B70A53">
      <w:pPr>
        <w:spacing w:after="40"/>
        <w:ind w:firstLine="0"/>
      </w:pPr>
    </w:p>
    <w:p w14:paraId="5AAF4531" w14:textId="77777777" w:rsidR="00B70A53" w:rsidRDefault="00B23A79">
      <w:pPr>
        <w:pStyle w:val="2"/>
      </w:pPr>
      <w:bookmarkStart w:id="198" w:name="_Toc25857"/>
      <w:r>
        <w:t xml:space="preserve">8.4 </w:t>
      </w:r>
      <w:r>
        <w:t>部署与运行环境</w:t>
      </w:r>
      <w:bookmarkEnd w:id="198"/>
    </w:p>
    <w:p w14:paraId="10FE596C" w14:textId="77777777" w:rsidR="00B70A53" w:rsidRDefault="00B23A79">
      <w:pPr>
        <w:rPr>
          <w:ins w:id="199" w:author="算法软件组" w:date="2026-07-26T15:55:00Z" w16du:dateUtc="2026-07-26T07:55:00Z"/>
        </w:rPr>
      </w:pPr>
      <w:ins w:id="200" w:author="算法软件组" w:date="2026-07-26T15:55:00Z" w16du:dateUtc="2026-07-26T07:55:00Z">
        <w:r>
          <w:t>运行环境基线：</w:t>
        </w:r>
        <w:r>
          <w:t>Python 3.10</w:t>
        </w:r>
        <w:r>
          <w:t>、</w:t>
        </w:r>
        <w:r>
          <w:t>Ultralytics</w:t>
        </w:r>
        <w:r>
          <w:t>、</w:t>
        </w:r>
        <w:r>
          <w:t>PyTorch</w:t>
        </w:r>
        <w:r>
          <w:t>；默认</w:t>
        </w:r>
        <w:r>
          <w:t>CPU</w:t>
        </w:r>
        <w:r>
          <w:t>可跑为硬约束，</w:t>
        </w:r>
        <w:r>
          <w:t>GPU</w:t>
        </w:r>
        <w:r>
          <w:t>为加速可选项。交付包含入口程序、默认配置、权重、样例图与接口说明。离线模块不依赖在线</w:t>
        </w:r>
        <w:r>
          <w:t>API</w:t>
        </w:r>
        <w:r>
          <w:t>与云端推理。</w:t>
        </w:r>
      </w:ins>
    </w:p>
    <w:p w14:paraId="08B937F0" w14:textId="77777777" w:rsidR="00B70A53" w:rsidRDefault="00B23A79">
      <w:pPr>
        <w:pStyle w:val="2"/>
        <w:rPr>
          <w:ins w:id="201" w:author="算法软件组" w:date="2026-07-26T15:55:00Z" w16du:dateUtc="2026-07-26T07:55:00Z"/>
        </w:rPr>
      </w:pPr>
      <w:ins w:id="202" w:author="算法软件组" w:date="2026-07-26T15:55:00Z" w16du:dateUtc="2026-07-26T07:55:00Z">
        <w:r>
          <w:t xml:space="preserve">8.5 </w:t>
        </w:r>
        <w:r>
          <w:t>与前端的数据交接</w:t>
        </w:r>
      </w:ins>
    </w:p>
    <w:p w14:paraId="44A3B267" w14:textId="77777777" w:rsidR="00B70A53" w:rsidRDefault="00B23A79">
      <w:pPr>
        <w:rPr>
          <w:ins w:id="203" w:author="算法软件组" w:date="2026-07-26T15:55:00Z" w16du:dateUtc="2026-07-26T07:55:00Z"/>
        </w:rPr>
      </w:pPr>
      <w:ins w:id="204" w:author="算法软件组" w:date="2026-07-26T15:55:00Z" w16du:dateUtc="2026-07-26T07:55:00Z">
        <w:r>
          <w:t>算法侧只写约定目录下的</w:t>
        </w:r>
        <w:r>
          <w:t>result.json</w:t>
        </w:r>
        <w:r>
          <w:t>、图像副本与叠加图；由同步脚本（</w:t>
        </w:r>
        <w:r>
          <w:t>sync-results/sync-data</w:t>
        </w:r>
        <w:r>
          <w:t>）转换为</w:t>
        </w:r>
        <w:r>
          <w:t>detector-ui</w:t>
        </w:r>
        <w:r>
          <w:t>可读的</w:t>
        </w:r>
        <w:r>
          <w:t>/data/detect/jobs/{piece_id}.json</w:t>
        </w:r>
        <w:r>
          <w:t>与</w:t>
        </w:r>
        <w:r>
          <w:t>jobs-index.json</w:t>
        </w:r>
        <w:r>
          <w:t>。算法侧与前端侧均不得绕过转换私改对方格式。字段映射要点：</w:t>
        </w:r>
        <w:r>
          <w:t>class_slug→slug</w:t>
        </w:r>
        <w:r>
          <w:t>，</w:t>
        </w:r>
        <w:r>
          <w:t>bbox</w:t>
        </w:r>
        <w:r>
          <w:t>对象</w:t>
        </w:r>
        <w:r>
          <w:t>→[x,y,w,h]</w:t>
        </w:r>
        <w:r>
          <w:t>，</w:t>
        </w:r>
        <w:r>
          <w:t>surface→faces[].face</w:t>
        </w:r>
        <w:r>
          <w:t>，</w:t>
        </w:r>
        <w:r>
          <w:t>summary.review_status→</w:t>
        </w:r>
        <w:r>
          <w:t>件级</w:t>
        </w:r>
        <w:r>
          <w:t>review_status</w:t>
        </w:r>
        <w:r>
          <w:t>。契约见第</w:t>
        </w:r>
        <w:r>
          <w:t>9</w:t>
        </w:r>
        <w:r>
          <w:t>章与《</w:t>
        </w:r>
        <w:r>
          <w:t>22-</w:t>
        </w:r>
        <w:r>
          <w:t>前后端</w:t>
        </w:r>
        <w:r>
          <w:t>API</w:t>
        </w:r>
        <w:r>
          <w:t>契约》。</w:t>
        </w:r>
      </w:ins>
    </w:p>
    <w:p w14:paraId="56FFE671" w14:textId="77777777" w:rsidR="00B70A53" w:rsidRDefault="00B23A79">
      <w:pPr>
        <w:pStyle w:val="TableCaptionCN"/>
      </w:pPr>
      <w:del w:id="271" w:author="算法软件组" w:date="2026-07-26T08:05:36Z">
        <w:r>
          <w:delText>表 21  部署环境模板</w:delText>
        </w:r>
      </w:del>
      <w:ins w:id="272" w:author="算法软件组" w:date="2026-07-26T08:05:36Z">
        <w:r>
          <w:t>表 22  部署环境模板</w:t>
        </w:r>
      </w:ins>
    </w:p>
    <w:tbl>
      <w:tblPr>
        <w:tblW w:w="9524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2721"/>
        <w:gridCol w:w="2721"/>
        <w:gridCol w:w="2381"/>
      </w:tblGrid>
      <w:tr w:rsidR="00B70A53" w14:paraId="1B81F01B" w14:textId="77777777">
        <w:trPr>
          <w:cantSplit/>
          <w:tblHeader/>
          <w:jc w:val="center"/>
        </w:trPr>
        <w:tc>
          <w:tcPr>
            <w:tcW w:w="17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3872C4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b/>
                <w:sz w:val="21"/>
              </w:rPr>
              <w:t>项目</w:t>
            </w:r>
          </w:p>
        </w:tc>
        <w:tc>
          <w:tcPr>
            <w:tcW w:w="272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978A64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b/>
                <w:sz w:val="21"/>
              </w:rPr>
              <w:t>最低配置</w:t>
            </w:r>
          </w:p>
        </w:tc>
        <w:tc>
          <w:tcPr>
            <w:tcW w:w="272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A4F937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b/>
                <w:sz w:val="21"/>
              </w:rPr>
              <w:t>推荐配置</w:t>
            </w:r>
          </w:p>
        </w:tc>
        <w:tc>
          <w:tcPr>
            <w:tcW w:w="238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F9997B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b/>
                <w:sz w:val="21"/>
              </w:rPr>
              <w:t>版本</w:t>
            </w:r>
            <w:r>
              <w:rPr>
                <w:b/>
                <w:sz w:val="21"/>
              </w:rPr>
              <w:t>/</w:t>
            </w:r>
            <w:r>
              <w:rPr>
                <w:b/>
                <w:sz w:val="21"/>
              </w:rPr>
              <w:t>备注</w:t>
            </w:r>
          </w:p>
        </w:tc>
      </w:tr>
      <w:tr w:rsidR="00B70A53" w14:paraId="740A1A39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E50F5A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操作系统</w:t>
            </w:r>
          </w:p>
        </w:tc>
        <w:tc>
          <w:tcPr>
            <w:tcW w:w="27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8ADDD8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填写</w:t>
            </w:r>
            <w:r>
              <w:rPr>
                <w:sz w:val="21"/>
              </w:rPr>
              <w:t>]</w:t>
            </w:r>
          </w:p>
        </w:tc>
        <w:tc>
          <w:tcPr>
            <w:tcW w:w="27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6D5B65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填写</w:t>
            </w:r>
            <w:r>
              <w:rPr>
                <w:sz w:val="21"/>
              </w:rPr>
              <w:t>]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5806CF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版本</w:t>
            </w:r>
            <w:r>
              <w:rPr>
                <w:sz w:val="21"/>
              </w:rPr>
              <w:t>]</w:t>
            </w:r>
          </w:p>
        </w:tc>
      </w:tr>
      <w:tr w:rsidR="00B70A53" w14:paraId="5FEFFF46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9CF38B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CPU/</w:t>
            </w:r>
            <w:r>
              <w:rPr>
                <w:sz w:val="21"/>
              </w:rPr>
              <w:t>内存</w:t>
            </w:r>
          </w:p>
        </w:tc>
        <w:tc>
          <w:tcPr>
            <w:tcW w:w="27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37F8A2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填写</w:t>
            </w:r>
            <w:r>
              <w:rPr>
                <w:sz w:val="21"/>
              </w:rPr>
              <w:t>]</w:t>
            </w:r>
          </w:p>
        </w:tc>
        <w:tc>
          <w:tcPr>
            <w:tcW w:w="27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4A3039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填写</w:t>
            </w:r>
            <w:r>
              <w:rPr>
                <w:sz w:val="21"/>
              </w:rPr>
              <w:t>]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28DE96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约束</w:t>
            </w:r>
            <w:r>
              <w:rPr>
                <w:sz w:val="21"/>
              </w:rPr>
              <w:t>]</w:t>
            </w:r>
          </w:p>
        </w:tc>
      </w:tr>
      <w:tr w:rsidR="00B70A53" w14:paraId="4F806185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211805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GPU/</w:t>
            </w:r>
            <w:r>
              <w:rPr>
                <w:sz w:val="21"/>
              </w:rPr>
              <w:t>显存</w:t>
            </w:r>
          </w:p>
        </w:tc>
        <w:tc>
          <w:tcPr>
            <w:tcW w:w="27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A32766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填写</w:t>
            </w:r>
            <w:r>
              <w:rPr>
                <w:sz w:val="21"/>
              </w:rPr>
              <w:t>]</w:t>
            </w:r>
          </w:p>
        </w:tc>
        <w:tc>
          <w:tcPr>
            <w:tcW w:w="27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2B34A4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填写</w:t>
            </w:r>
            <w:r>
              <w:rPr>
                <w:sz w:val="21"/>
              </w:rPr>
              <w:t>]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8F6773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驱动</w:t>
            </w:r>
            <w:r>
              <w:rPr>
                <w:sz w:val="21"/>
              </w:rPr>
              <w:t>/CUDA]</w:t>
            </w:r>
          </w:p>
        </w:tc>
      </w:tr>
      <w:tr w:rsidR="00B70A53" w14:paraId="0164991C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2A14BE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Python/</w:t>
            </w:r>
            <w:r>
              <w:rPr>
                <w:sz w:val="21"/>
              </w:rPr>
              <w:t>依赖</w:t>
            </w:r>
          </w:p>
        </w:tc>
        <w:tc>
          <w:tcPr>
            <w:tcW w:w="27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6A864D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填写</w:t>
            </w:r>
            <w:r>
              <w:rPr>
                <w:sz w:val="21"/>
              </w:rPr>
              <w:t>]</w:t>
            </w:r>
          </w:p>
        </w:tc>
        <w:tc>
          <w:tcPr>
            <w:tcW w:w="27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AF2A89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锁定文件</w:t>
            </w:r>
            <w:r>
              <w:rPr>
                <w:sz w:val="21"/>
              </w:rPr>
              <w:t>]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FFBF8F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[hash]</w:t>
            </w:r>
          </w:p>
        </w:tc>
      </w:tr>
      <w:tr w:rsidR="00B70A53" w14:paraId="553AAA3E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527794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存储</w:t>
            </w:r>
          </w:p>
        </w:tc>
        <w:tc>
          <w:tcPr>
            <w:tcW w:w="27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C22947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容量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读写</w:t>
            </w:r>
            <w:r>
              <w:rPr>
                <w:sz w:val="21"/>
              </w:rPr>
              <w:t>]</w:t>
            </w:r>
          </w:p>
        </w:tc>
        <w:tc>
          <w:tcPr>
            <w:tcW w:w="27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B67D32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容量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备份</w:t>
            </w:r>
            <w:r>
              <w:rPr>
                <w:sz w:val="21"/>
              </w:rPr>
              <w:t>]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EDB4B7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保留期</w:t>
            </w:r>
            <w:r>
              <w:rPr>
                <w:sz w:val="21"/>
              </w:rPr>
              <w:t>]</w:t>
            </w:r>
          </w:p>
        </w:tc>
      </w:tr>
      <w:tr w:rsidR="00B70A53" w14:paraId="27159804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A1FD97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网络</w:t>
            </w:r>
          </w:p>
        </w:tc>
        <w:tc>
          <w:tcPr>
            <w:tcW w:w="27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8A675E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离线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内网</w:t>
            </w:r>
            <w:r>
              <w:rPr>
                <w:sz w:val="21"/>
              </w:rPr>
              <w:t>]</w:t>
            </w:r>
          </w:p>
        </w:tc>
        <w:tc>
          <w:tcPr>
            <w:tcW w:w="27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AC4F01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填写</w:t>
            </w:r>
            <w:r>
              <w:rPr>
                <w:sz w:val="21"/>
              </w:rPr>
              <w:t>]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5F8246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安全策略</w:t>
            </w:r>
            <w:r>
              <w:rPr>
                <w:sz w:val="21"/>
              </w:rPr>
              <w:t>]</w:t>
            </w:r>
          </w:p>
        </w:tc>
      </w:tr>
    </w:tbl>
    <w:p w14:paraId="02758A2E" w14:textId="77777777" w:rsidR="00B70A53" w:rsidRDefault="00B70A53">
      <w:pPr>
        <w:spacing w:after="40"/>
        <w:ind w:firstLine="0"/>
      </w:pPr>
    </w:p>
    <w:p w14:paraId="7242A714" w14:textId="77777777" w:rsidR="00B70A53" w:rsidRDefault="00B23A79">
      <w:pPr>
        <w:rPr>
          <w:ins w:id="205" w:author="算法软件组" w:date="2026-07-26T15:55:00Z" w16du:dateUtc="2026-07-26T07:55:00Z"/>
        </w:rPr>
      </w:pPr>
      <w:ins w:id="206" w:author="算法软件组" w:date="2026-07-26T15:55:00Z" w16du:dateUtc="2026-07-26T07:55:00Z">
        <w:r>
          <w:t>联调最小闭环：离线模块对样例图产出</w:t>
        </w:r>
        <w:r>
          <w:t>result.json</w:t>
        </w:r>
        <w:r>
          <w:t>与</w:t>
        </w:r>
        <w:r>
          <w:t>overlay→</w:t>
        </w:r>
        <w:r>
          <w:t>执行同步脚本生成</w:t>
        </w:r>
        <w:r>
          <w:t>jobs</w:t>
        </w:r>
        <w:r>
          <w:t>数据</w:t>
        </w:r>
        <w:r>
          <w:t>→detector-ui</w:t>
        </w:r>
        <w:r>
          <w:t>可打开列表与叠加框</w:t>
        </w:r>
        <w:r>
          <w:t>→</w:t>
        </w:r>
        <w:r>
          <w:t>（可选）完成一条复核回写。第三方试操检查点与使用说明对齐：无产线联机环境下完成放图、跑检测、查看结果；</w:t>
        </w:r>
        <w:r>
          <w:t>CPU</w:t>
        </w:r>
        <w:r>
          <w:t>路径可运行；字段与目录符合第</w:t>
        </w:r>
        <w:r>
          <w:t>8</w:t>
        </w:r>
        <w:r>
          <w:t>章约定。</w:t>
        </w:r>
      </w:ins>
    </w:p>
    <w:p w14:paraId="02109618" w14:textId="77777777" w:rsidR="00B70A53" w:rsidRDefault="00B23A79">
      <w:pPr>
        <w:pStyle w:val="2"/>
        <w:rPr>
          <w:ins w:id="207" w:author="算法软件组" w:date="2026-07-26T15:55:00Z" w16du:dateUtc="2026-07-26T07:55:00Z"/>
        </w:rPr>
      </w:pPr>
      <w:r>
        <w:t>9</w:t>
      </w:r>
      <w:ins w:id="208" w:author="算法软件组" w:date="2026-07-26T15:55:00Z" w16du:dateUtc="2026-07-26T07:55:00Z">
        <w:r>
          <w:t xml:space="preserve">.5 </w:t>
        </w:r>
        <w:r>
          <w:t>联调与第三方试操检查点</w:t>
        </w:r>
      </w:ins>
    </w:p>
    <w:p w14:paraId="515AC972" w14:textId="77777777" w:rsidR="00B70A53" w:rsidRDefault="00B23A79">
      <w:pPr>
        <w:rPr>
          <w:ins w:id="209" w:author="算法软件组" w:date="2026-07-26T15:55:00Z" w16du:dateUtc="2026-07-26T07:55:00Z"/>
        </w:rPr>
      </w:pPr>
      <w:ins w:id="210" w:author="算法软件组" w:date="2026-07-26T15:55:00Z" w16du:dateUtc="2026-07-26T07:55:00Z">
        <w:r>
          <w:t>管理</w:t>
        </w:r>
        <w:r>
          <w:t>BI</w:t>
        </w:r>
        <w:r>
          <w:t>与</w:t>
        </w:r>
        <w:r>
          <w:t>detector-ui</w:t>
        </w:r>
        <w:r>
          <w:t>同属展示层、不同用途：</w:t>
        </w:r>
        <w:r>
          <w:t>BI</w:t>
        </w:r>
        <w:r>
          <w:t>承载课题管理信息，包括里程碑</w:t>
        </w:r>
        <w:r>
          <w:t>/</w:t>
        </w:r>
        <w:r>
          <w:t>五节点进度、风险台账、</w:t>
        </w:r>
        <w:r>
          <w:t>M</w:t>
        </w:r>
        <w:r>
          <w:t>币预算与流水、团队工作流、知识库入口与意见箱。部署形态建议静态站点（如</w:t>
        </w:r>
        <w:r>
          <w:t>Cloudflare Pages</w:t>
        </w:r>
        <w:r>
          <w:t>）；公开管理信息与企业检测数据分离，企业检测明细默认不进入公网。</w:t>
        </w:r>
        <w:r>
          <w:t>BI</w:t>
        </w:r>
        <w:r>
          <w:t>与仓库结构化数据（如</w:t>
        </w:r>
        <w:r>
          <w:t>.project-spec</w:t>
        </w:r>
        <w:r>
          <w:t>）通过</w:t>
        </w:r>
        <w:r>
          <w:t>sync</w:t>
        </w:r>
        <w:r>
          <w:t>保持单事实源，避免双份维护。</w:t>
        </w:r>
      </w:ins>
    </w:p>
    <w:p w14:paraId="22EEF322" w14:textId="77777777" w:rsidR="00B70A53" w:rsidRDefault="00B23A79">
      <w:pPr>
        <w:pStyle w:val="2"/>
        <w:rPr>
          <w:ins w:id="211" w:author="算法软件组" w:date="2026-07-26T15:55:00Z" w16du:dateUtc="2026-07-26T07:55:00Z"/>
        </w:rPr>
      </w:pPr>
      <w:ins w:id="212" w:author="算法软件组" w:date="2026-07-26T15:55:00Z" w16du:dateUtc="2026-07-26T07:55:00Z">
        <w:r>
          <w:t xml:space="preserve">9.4 </w:t>
        </w:r>
        <w:r>
          <w:t>管理</w:t>
        </w:r>
        <w:r>
          <w:t>BI</w:t>
        </w:r>
      </w:ins>
    </w:p>
    <w:p w14:paraId="43F22C3A" w14:textId="77777777" w:rsidR="00B70A53" w:rsidRDefault="00B23A79">
      <w:pPr>
        <w:rPr>
          <w:ins w:id="213" w:author="算法软件组" w:date="2026-07-26T15:55:00Z" w16du:dateUtc="2026-07-26T07:55:00Z"/>
        </w:rPr>
      </w:pPr>
      <w:ins w:id="214" w:author="算法软件组" w:date="2026-07-26T15:55:00Z" w16du:dateUtc="2026-07-26T07:55:00Z">
        <w:r>
          <w:t>在结构化结果具备</w:t>
        </w:r>
        <w:r>
          <w:t>piece_id</w:t>
        </w:r>
        <w:r>
          <w:t>、</w:t>
        </w:r>
        <w:r>
          <w:t>batch_id</w:t>
        </w:r>
        <w:r>
          <w:t>、</w:t>
        </w:r>
        <w:r>
          <w:t>by_class</w:t>
        </w:r>
        <w:r>
          <w:t>、</w:t>
        </w:r>
        <w:r>
          <w:t>timestamp</w:t>
        </w:r>
        <w:r>
          <w:t>、</w:t>
        </w:r>
        <w:r>
          <w:t>model_version</w:t>
        </w:r>
        <w:r>
          <w:t>的前提下，支持按批次聚合缺陷数量与类别分布、按模型版本对比、按复核状态统计待审</w:t>
        </w:r>
        <w:r>
          <w:t>/</w:t>
        </w:r>
        <w:r>
          <w:t>已确认</w:t>
        </w:r>
        <w:r>
          <w:t>/</w:t>
        </w:r>
        <w:r>
          <w:t>驳回。效率对照试验应采用同批样件与同一缺陷标准，将搬运、观察、记录、复核与报告计入全流程时间，结果可服务第</w:t>
        </w:r>
        <w:r>
          <w:t>10</w:t>
        </w:r>
        <w:r>
          <w:t>章效率对比表。统计口径不得把异常筛查与</w:t>
        </w:r>
        <w:r>
          <w:t>YOLO</w:t>
        </w:r>
        <w:r>
          <w:t>主检召回串行相乘后当作</w:t>
        </w:r>
        <w:r>
          <w:t>P0</w:t>
        </w:r>
        <w:r>
          <w:t>指标。</w:t>
        </w:r>
      </w:ins>
    </w:p>
    <w:p w14:paraId="3C9794D9" w14:textId="77777777" w:rsidR="00B70A53" w:rsidRDefault="00B23A79">
      <w:pPr>
        <w:pStyle w:val="2"/>
        <w:rPr>
          <w:ins w:id="215" w:author="算法软件组" w:date="2026-07-26T15:55:00Z" w16du:dateUtc="2026-07-26T07:55:00Z"/>
        </w:rPr>
      </w:pPr>
      <w:ins w:id="216" w:author="算法软件组" w:date="2026-07-26T15:55:00Z" w16du:dateUtc="2026-07-26T07:55:00Z">
        <w:r>
          <w:t xml:space="preserve">9.3 </w:t>
        </w:r>
        <w:r>
          <w:t>统计分析</w:t>
        </w:r>
      </w:ins>
    </w:p>
    <w:p w14:paraId="1E361244" w14:textId="77777777" w:rsidR="00B70A53" w:rsidRDefault="00B23A79">
      <w:pPr>
        <w:rPr>
          <w:ins w:id="217" w:author="算法软件组" w:date="2026-07-26T15:55:00Z" w16du:dateUtc="2026-07-26T07:55:00Z"/>
        </w:rPr>
      </w:pPr>
      <w:ins w:id="218" w:author="算法软件组" w:date="2026-07-26T15:55:00Z" w16du:dateUtc="2026-07-26T07:55:00Z">
        <w:r>
          <w:t>交互原则：文件直读优先；复核回写确有需要时再开轻量</w:t>
        </w:r>
        <w:r>
          <w:t>API</w:t>
        </w:r>
        <w:r>
          <w:t>。只读数据路径建议：</w:t>
        </w:r>
        <w:r>
          <w:t>GET /data/detect/jobs-index.json</w:t>
        </w:r>
        <w:r>
          <w:t>（列表索引）；</w:t>
        </w:r>
        <w:r>
          <w:t>GET /data/detect/jobs/{piece_id}.json</w:t>
        </w:r>
        <w:r>
          <w:t>（单件明细，含</w:t>
        </w:r>
        <w:r>
          <w:t>faces[]</w:t>
        </w:r>
        <w:r>
          <w:t>与</w:t>
        </w:r>
        <w:r>
          <w:t>defects[]</w:t>
        </w:r>
        <w:r>
          <w:t>）。可选复核写入：</w:t>
        </w:r>
        <w:r>
          <w:t>POST /api/review</w:t>
        </w:r>
        <w:r>
          <w:t>（口令校验；</w:t>
        </w:r>
        <w:r>
          <w:t>action</w:t>
        </w:r>
        <w:r>
          <w:t>含</w:t>
        </w:r>
        <w:r>
          <w:t>confirm/reject/relabel</w:t>
        </w:r>
        <w:r>
          <w:t>；草稿态，是否本期实现按复核工作量关单）。统一错误码遵循前后端契约（</w:t>
        </w:r>
        <w:r>
          <w:t>400/401/404/422/502</w:t>
        </w:r>
        <w:r>
          <w:t>等）。算法落盘格式与前端</w:t>
        </w:r>
        <w:r>
          <w:t>jobs</w:t>
        </w:r>
        <w:r>
          <w:t>格式之间，</w:t>
        </w:r>
        <w:r>
          <w:t>sync</w:t>
        </w:r>
        <w:r>
          <w:t>脚本为唯一转换入口。</w:t>
        </w:r>
      </w:ins>
    </w:p>
    <w:p w14:paraId="1B676E7B" w14:textId="77777777" w:rsidR="00B70A53" w:rsidRDefault="00B23A79">
      <w:pPr>
        <w:pStyle w:val="2"/>
        <w:rPr>
          <w:ins w:id="219" w:author="算法软件组" w:date="2026-07-26T15:55:00Z" w16du:dateUtc="2026-07-26T07:55:00Z"/>
        </w:rPr>
      </w:pPr>
      <w:ins w:id="220" w:author="算法软件组" w:date="2026-07-26T15:55:00Z" w16du:dateUtc="2026-07-26T07:55:00Z">
        <w:r>
          <w:t xml:space="preserve">9.2 </w:t>
        </w:r>
        <w:r>
          <w:t>前后端数据交互与接口契约</w:t>
        </w:r>
      </w:ins>
    </w:p>
    <w:p w14:paraId="6A062BDD" w14:textId="77777777" w:rsidR="00B70A53" w:rsidRDefault="00B23A79">
      <w:pPr>
        <w:rPr>
          <w:ins w:id="221" w:author="算法软件组" w:date="2026-07-26T15:55:00Z" w16du:dateUtc="2026-07-26T07:55:00Z"/>
        </w:rPr>
      </w:pPr>
      <w:ins w:id="222" w:author="算法软件组" w:date="2026-07-26T15:55:00Z" w16du:dateUtc="2026-07-26T07:55:00Z">
        <w:r>
          <w:t>detector-ui</w:t>
        </w:r>
        <w:r>
          <w:t>面向检测结果消费：样件</w:t>
        </w:r>
        <w:r>
          <w:t>/</w:t>
        </w:r>
        <w:r>
          <w:t>批次列表、单件多面图像与缺陷框叠加、缺陷列表回放、复核状态展示。数据以静态</w:t>
        </w:r>
        <w:r>
          <w:t>JSON</w:t>
        </w:r>
        <w:r>
          <w:t>文件直读为主，不提前架设重型后端。展示字段与</w:t>
        </w:r>
        <w:r>
          <w:t>FR-D4</w:t>
        </w:r>
        <w:r>
          <w:t>对齐：样件</w:t>
        </w:r>
        <w:r>
          <w:t>ID</w:t>
        </w:r>
        <w:r>
          <w:t>、批次</w:t>
        </w:r>
        <w:r>
          <w:t>ID</w:t>
        </w:r>
        <w:r>
          <w:t>、检测面、缺陷类别、位置框、置信度、检测时间、模型版本、复核状态。</w:t>
        </w:r>
      </w:ins>
    </w:p>
    <w:p w14:paraId="09CDAC8F" w14:textId="77777777" w:rsidR="00B70A53" w:rsidRDefault="00B23A79">
      <w:pPr>
        <w:pStyle w:val="2"/>
        <w:rPr>
          <w:ins w:id="223" w:author="算法软件组" w:date="2026-07-26T15:55:00Z" w16du:dateUtc="2026-07-26T07:55:00Z"/>
        </w:rPr>
      </w:pPr>
      <w:ins w:id="224" w:author="算法软件组" w:date="2026-07-26T15:55:00Z" w16du:dateUtc="2026-07-26T07:55:00Z">
        <w:r>
          <w:t xml:space="preserve">9.1 </w:t>
        </w:r>
        <w:r>
          <w:t>检测结果展示（</w:t>
        </w:r>
        <w:r>
          <w:t>detector-ui</w:t>
        </w:r>
        <w:r>
          <w:t>）</w:t>
        </w:r>
      </w:ins>
    </w:p>
    <w:p w14:paraId="32619350" w14:textId="77777777" w:rsidR="00B70A53" w:rsidRDefault="00B23A79">
      <w:pPr>
        <w:pStyle w:val="1"/>
        <w:rPr>
          <w:ins w:id="225" w:author="算法软件组" w:date="2026-07-26T15:55:00Z" w16du:dateUtc="2026-07-26T07:55:00Z"/>
        </w:rPr>
      </w:pPr>
      <w:ins w:id="226" w:author="算法软件组" w:date="2026-07-26T15:55:00Z" w16du:dateUtc="2026-07-26T07:55:00Z">
        <w:r>
          <w:t xml:space="preserve">9 </w:t>
        </w:r>
        <w:r>
          <w:t>检测软件与</w:t>
        </w:r>
        <w:r>
          <w:t>BI</w:t>
        </w:r>
        <w:r>
          <w:t>详细设计</w:t>
        </w:r>
      </w:ins>
    </w:p>
    <w:p w14:paraId="645D21BA" w14:textId="77777777" w:rsidR="00B70A53" w:rsidRDefault="00B23A79">
      <w:pPr>
        <w:pStyle w:val="1"/>
      </w:pPr>
      <w:bookmarkStart w:id="227" w:name="_Toc19912"/>
      <w:ins w:id="228" w:author="算法软件组" w:date="2026-07-26T15:55:00Z" w16du:dateUtc="2026-07-26T07:55:00Z">
        <w:r>
          <w:t>10</w:t>
        </w:r>
      </w:ins>
      <w:r>
        <w:t xml:space="preserve"> </w:t>
      </w:r>
      <w:r>
        <w:t>测试情况与效率对比</w:t>
      </w:r>
      <w:bookmarkEnd w:id="227"/>
    </w:p>
    <w:p w14:paraId="63E3C937" w14:textId="77777777" w:rsidR="00B70A53" w:rsidRDefault="00B23A79">
      <w:pPr>
        <w:pStyle w:val="2"/>
      </w:pPr>
      <w:bookmarkStart w:id="229" w:name="_Toc13676"/>
      <w:del w:id="230" w:author="算法软件组" w:date="2026-07-26T15:55:00Z" w16du:dateUtc="2026-07-26T07:55:00Z">
        <w:r>
          <w:delText>9</w:delText>
        </w:r>
      </w:del>
      <w:ins w:id="231" w:author="算法软件组" w:date="2026-07-26T15:55:00Z" w16du:dateUtc="2026-07-26T07:55:00Z">
        <w:r>
          <w:t>10</w:t>
        </w:r>
      </w:ins>
      <w:r>
        <w:t xml:space="preserve">.1 </w:t>
      </w:r>
      <w:r>
        <w:t>测试情况</w:t>
      </w:r>
      <w:bookmarkEnd w:id="229"/>
    </w:p>
    <w:p w14:paraId="34AB2B5B" w14:textId="77777777" w:rsidR="00B70A53" w:rsidRDefault="00B70A53"/>
    <w:p w14:paraId="25AB1CE0" w14:textId="77777777" w:rsidR="00B70A53" w:rsidRDefault="00B23A79">
      <w:pPr>
        <w:pStyle w:val="2"/>
      </w:pPr>
      <w:bookmarkStart w:id="232" w:name="_Toc10822"/>
      <w:del w:id="233" w:author="算法软件组" w:date="2026-07-26T15:55:00Z" w16du:dateUtc="2026-07-26T07:55:00Z">
        <w:r>
          <w:delText>9</w:delText>
        </w:r>
      </w:del>
      <w:ins w:id="234" w:author="算法软件组" w:date="2026-07-26T15:55:00Z" w16du:dateUtc="2026-07-26T07:55:00Z">
        <w:r>
          <w:t>10</w:t>
        </w:r>
      </w:ins>
      <w:r>
        <w:t xml:space="preserve">.2 </w:t>
      </w:r>
      <w:r>
        <w:t>效率对比</w:t>
      </w:r>
      <w:bookmarkEnd w:id="232"/>
    </w:p>
    <w:p w14:paraId="307F768C" w14:textId="77777777" w:rsidR="00B70A53" w:rsidRDefault="00B23A79">
      <w:r>
        <w:t>对照试验应采用同批样件和同一缺陷标准，将搬运、观察、记录、复核与报告计入全流程时间。</w:t>
      </w:r>
    </w:p>
    <w:p w14:paraId="24F3A30A" w14:textId="77777777" w:rsidR="00B70A53" w:rsidRDefault="00B23A79">
      <w:pPr>
        <w:pStyle w:val="TableCaptionCN"/>
      </w:pPr>
      <w:del w:id="273" w:author="算法软件组" w:date="2026-07-26T08:05:36Z">
        <w:r>
          <w:delText>表 22  人工与机器辅助效率对照记录</w:delText>
        </w:r>
      </w:del>
      <w:ins w:id="274" w:author="算法软件组" w:date="2026-07-26T08:05:36Z">
        <w:r>
          <w:t>表 23  人工与机器辅助效率对照记录</w:t>
        </w:r>
      </w:ins>
    </w:p>
    <w:tbl>
      <w:tblPr>
        <w:tblW w:w="9524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39"/>
        <w:gridCol w:w="2495"/>
        <w:gridCol w:w="2495"/>
        <w:gridCol w:w="2495"/>
      </w:tblGrid>
      <w:tr w:rsidR="00B70A53" w14:paraId="5761396C" w14:textId="77777777">
        <w:trPr>
          <w:cantSplit/>
          <w:tblHeader/>
          <w:jc w:val="center"/>
        </w:trPr>
        <w:tc>
          <w:tcPr>
            <w:tcW w:w="20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C289BB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b/>
                <w:sz w:val="21"/>
              </w:rPr>
              <w:t>项目</w:t>
            </w:r>
          </w:p>
        </w:tc>
        <w:tc>
          <w:tcPr>
            <w:tcW w:w="249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2A8F46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b/>
                <w:sz w:val="21"/>
              </w:rPr>
              <w:t>人工流程</w:t>
            </w:r>
          </w:p>
        </w:tc>
        <w:tc>
          <w:tcPr>
            <w:tcW w:w="249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C716B7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b/>
                <w:sz w:val="21"/>
              </w:rPr>
              <w:t>机器辅助流程</w:t>
            </w:r>
          </w:p>
        </w:tc>
        <w:tc>
          <w:tcPr>
            <w:tcW w:w="249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BF63B6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b/>
                <w:sz w:val="21"/>
              </w:rPr>
              <w:t>计时规则</w:t>
            </w:r>
          </w:p>
        </w:tc>
      </w:tr>
      <w:tr w:rsidR="00B70A53" w14:paraId="76605AC8" w14:textId="77777777">
        <w:trPr>
          <w:cantSplit/>
          <w:jc w:val="center"/>
        </w:trPr>
        <w:tc>
          <w:tcPr>
            <w:tcW w:w="2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E4CB30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样件数量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构成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53B9F2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同一批</w:t>
            </w:r>
            <w:r>
              <w:rPr>
                <w:sz w:val="21"/>
              </w:rPr>
              <w:t>]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1133A9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同一批</w:t>
            </w:r>
            <w:r>
              <w:rPr>
                <w:sz w:val="21"/>
              </w:rPr>
              <w:t>]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F79D75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保持一致</w:t>
            </w:r>
          </w:p>
        </w:tc>
      </w:tr>
      <w:tr w:rsidR="00B70A53" w14:paraId="1448835B" w14:textId="77777777">
        <w:trPr>
          <w:cantSplit/>
          <w:jc w:val="center"/>
        </w:trPr>
        <w:tc>
          <w:tcPr>
            <w:tcW w:w="2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879D38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操作人员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A76336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人数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熟练度</w:t>
            </w:r>
            <w:r>
              <w:rPr>
                <w:sz w:val="21"/>
              </w:rPr>
              <w:t>]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95B761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人数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熟练度</w:t>
            </w:r>
            <w:r>
              <w:rPr>
                <w:sz w:val="21"/>
              </w:rPr>
              <w:t>]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A8D6E3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记录差异</w:t>
            </w:r>
          </w:p>
        </w:tc>
      </w:tr>
      <w:tr w:rsidR="00B70A53" w14:paraId="555CE95F" w14:textId="77777777">
        <w:trPr>
          <w:cantSplit/>
          <w:jc w:val="center"/>
        </w:trPr>
        <w:tc>
          <w:tcPr>
            <w:tcW w:w="2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E3F913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搬运与装夹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D71E87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时间</w:t>
            </w:r>
            <w:r>
              <w:rPr>
                <w:sz w:val="21"/>
              </w:rPr>
              <w:t>]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BAE59B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时间</w:t>
            </w:r>
            <w:r>
              <w:rPr>
                <w:sz w:val="21"/>
              </w:rPr>
              <w:t>]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072680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包含</w:t>
            </w:r>
          </w:p>
        </w:tc>
      </w:tr>
      <w:tr w:rsidR="00B70A53" w14:paraId="2D546987" w14:textId="77777777">
        <w:trPr>
          <w:cantSplit/>
          <w:jc w:val="center"/>
        </w:trPr>
        <w:tc>
          <w:tcPr>
            <w:tcW w:w="2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71B86D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观察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推理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BD2269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时间</w:t>
            </w:r>
            <w:r>
              <w:rPr>
                <w:sz w:val="21"/>
              </w:rPr>
              <w:t>]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DDF6CE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时间</w:t>
            </w:r>
            <w:r>
              <w:rPr>
                <w:sz w:val="21"/>
              </w:rPr>
              <w:t>]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51FC99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包含</w:t>
            </w:r>
          </w:p>
        </w:tc>
      </w:tr>
      <w:tr w:rsidR="00B70A53" w14:paraId="4EEF9963" w14:textId="77777777">
        <w:trPr>
          <w:cantSplit/>
          <w:jc w:val="center"/>
        </w:trPr>
        <w:tc>
          <w:tcPr>
            <w:tcW w:w="2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6121C2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记录与复核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58CE6B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时间</w:t>
            </w:r>
            <w:r>
              <w:rPr>
                <w:sz w:val="21"/>
              </w:rPr>
              <w:t>]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F3A887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时间</w:t>
            </w:r>
            <w:r>
              <w:rPr>
                <w:sz w:val="21"/>
              </w:rPr>
              <w:t>]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950BB8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包含</w:t>
            </w:r>
          </w:p>
        </w:tc>
      </w:tr>
      <w:tr w:rsidR="00B70A53" w14:paraId="6E556E50" w14:textId="77777777">
        <w:trPr>
          <w:cantSplit/>
          <w:jc w:val="center"/>
        </w:trPr>
        <w:tc>
          <w:tcPr>
            <w:tcW w:w="2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DC5B6E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报告输出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AC7D74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时间</w:t>
            </w:r>
            <w:r>
              <w:rPr>
                <w:sz w:val="21"/>
              </w:rPr>
              <w:t>]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559399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时间</w:t>
            </w:r>
            <w:r>
              <w:rPr>
                <w:sz w:val="21"/>
              </w:rPr>
              <w:t>]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0C20DB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包含</w:t>
            </w:r>
          </w:p>
        </w:tc>
      </w:tr>
      <w:tr w:rsidR="00B70A53" w14:paraId="152B74D7" w14:textId="77777777">
        <w:trPr>
          <w:cantSplit/>
          <w:jc w:val="center"/>
        </w:trPr>
        <w:tc>
          <w:tcPr>
            <w:tcW w:w="2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75DD76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总工时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BDCF02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[min]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BB6316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[min]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D4F0EC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从开始至可交付结果</w:t>
            </w:r>
          </w:p>
        </w:tc>
      </w:tr>
      <w:tr w:rsidR="00B70A53" w14:paraId="1E390E89" w14:textId="77777777">
        <w:trPr>
          <w:cantSplit/>
          <w:jc w:val="center"/>
        </w:trPr>
        <w:tc>
          <w:tcPr>
            <w:tcW w:w="2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2E0D2F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单位时间完成量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BC9CF0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件</w:t>
            </w:r>
            <w:r>
              <w:rPr>
                <w:sz w:val="21"/>
              </w:rPr>
              <w:t>/h]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DD8D5D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件</w:t>
            </w:r>
            <w:r>
              <w:rPr>
                <w:sz w:val="21"/>
              </w:rPr>
              <w:t>/h]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84EB05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同一口径</w:t>
            </w:r>
          </w:p>
        </w:tc>
      </w:tr>
      <w:tr w:rsidR="00B70A53" w14:paraId="742AB095" w14:textId="77777777">
        <w:trPr>
          <w:cantSplit/>
          <w:jc w:val="center"/>
        </w:trPr>
        <w:tc>
          <w:tcPr>
            <w:tcW w:w="2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EF7105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效率提升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CF78BA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—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573BFA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((</w:t>
            </w:r>
            <w:r>
              <w:rPr>
                <w:sz w:val="21"/>
              </w:rPr>
              <w:t>机器</w:t>
            </w:r>
            <w:r>
              <w:rPr>
                <w:sz w:val="21"/>
              </w:rPr>
              <w:t>-</w:t>
            </w:r>
            <w:r>
              <w:rPr>
                <w:sz w:val="21"/>
              </w:rPr>
              <w:t>人工</w:t>
            </w:r>
            <w:r>
              <w:rPr>
                <w:sz w:val="21"/>
              </w:rPr>
              <w:t>)/</w:t>
            </w:r>
            <w:r>
              <w:rPr>
                <w:sz w:val="21"/>
              </w:rPr>
              <w:t>人工</w:t>
            </w:r>
            <w:r>
              <w:rPr>
                <w:sz w:val="21"/>
              </w:rPr>
              <w:t>)×100%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A4DFCD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目标</w:t>
            </w:r>
            <w:r>
              <w:rPr>
                <w:sz w:val="21"/>
              </w:rPr>
              <w:t>≥30%</w:t>
            </w:r>
          </w:p>
        </w:tc>
      </w:tr>
    </w:tbl>
    <w:p w14:paraId="24C540BD" w14:textId="77777777" w:rsidR="00B70A53" w:rsidRDefault="00B70A53">
      <w:pPr>
        <w:spacing w:after="40"/>
        <w:ind w:firstLine="0"/>
      </w:pPr>
    </w:p>
    <w:p w14:paraId="3E5148D5" w14:textId="77777777" w:rsidR="00B70A53" w:rsidRDefault="00B23A79">
      <w:pPr>
        <w:pStyle w:val="1"/>
        <w:spacing w:after="40"/>
        <w:jc w:val="center"/>
      </w:pPr>
      <w:r>
        <w:br w:type="page"/>
      </w:r>
      <w:bookmarkStart w:id="235" w:name="_Toc21333"/>
      <w:r>
        <w:t>附录</w:t>
      </w:r>
      <w:r>
        <w:t xml:space="preserve">A </w:t>
      </w:r>
      <w:r>
        <w:t>缺陷定义卡</w:t>
      </w:r>
      <w:bookmarkEnd w:id="235"/>
    </w:p>
    <w:p w14:paraId="4F63F9BB" w14:textId="77777777" w:rsidR="00B70A53" w:rsidRDefault="00B23A79">
      <w:pPr>
        <w:pStyle w:val="TableCaptionCN"/>
      </w:pPr>
      <w:r>
        <w:t>表</w:t>
      </w:r>
      <w:r>
        <w:t xml:space="preserve"> A.1  </w:t>
      </w:r>
      <w:r>
        <w:t>缺陷定义卡</w:t>
      </w:r>
    </w:p>
    <w:tbl>
      <w:tblPr>
        <w:tblW w:w="9524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7"/>
        <w:gridCol w:w="7257"/>
      </w:tblGrid>
      <w:tr w:rsidR="00B70A53" w14:paraId="4064EF8E" w14:textId="77777777">
        <w:trPr>
          <w:cantSplit/>
          <w:tblHeader/>
          <w:jc w:val="center"/>
        </w:trPr>
        <w:tc>
          <w:tcPr>
            <w:tcW w:w="226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70596B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b/>
                <w:sz w:val="21"/>
              </w:rPr>
              <w:t>字段</w:t>
            </w:r>
          </w:p>
        </w:tc>
        <w:tc>
          <w:tcPr>
            <w:tcW w:w="725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233995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b/>
                <w:sz w:val="21"/>
              </w:rPr>
              <w:t>填写内容</w:t>
            </w:r>
          </w:p>
        </w:tc>
      </w:tr>
      <w:tr w:rsidR="00B70A53" w14:paraId="343A768D" w14:textId="77777777">
        <w:trPr>
          <w:cantSplit/>
          <w:jc w:val="center"/>
        </w:trPr>
        <w:tc>
          <w:tcPr>
            <w:tcW w:w="22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47001C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缺陷编码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名称</w:t>
            </w:r>
          </w:p>
        </w:tc>
        <w:tc>
          <w:tcPr>
            <w:tcW w:w="7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DC3718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填写</w:t>
            </w:r>
            <w:r>
              <w:rPr>
                <w:sz w:val="21"/>
              </w:rPr>
              <w:t>]</w:t>
            </w:r>
          </w:p>
        </w:tc>
      </w:tr>
      <w:tr w:rsidR="00B70A53" w14:paraId="7BD2199D" w14:textId="77777777">
        <w:trPr>
          <w:cantSplit/>
          <w:jc w:val="center"/>
        </w:trPr>
        <w:tc>
          <w:tcPr>
            <w:tcW w:w="22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E2C92D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版本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生效日期</w:t>
            </w:r>
          </w:p>
        </w:tc>
        <w:tc>
          <w:tcPr>
            <w:tcW w:w="7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4CA7E7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填写</w:t>
            </w:r>
            <w:r>
              <w:rPr>
                <w:sz w:val="21"/>
              </w:rPr>
              <w:t>]</w:t>
            </w:r>
          </w:p>
        </w:tc>
      </w:tr>
      <w:tr w:rsidR="00B70A53" w14:paraId="17F740A8" w14:textId="77777777">
        <w:trPr>
          <w:cantSplit/>
          <w:jc w:val="center"/>
        </w:trPr>
        <w:tc>
          <w:tcPr>
            <w:tcW w:w="22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2D8DED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定义</w:t>
            </w:r>
          </w:p>
        </w:tc>
        <w:tc>
          <w:tcPr>
            <w:tcW w:w="7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AA9A88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填写</w:t>
            </w:r>
            <w:r>
              <w:rPr>
                <w:sz w:val="21"/>
              </w:rPr>
              <w:t>]</w:t>
            </w:r>
          </w:p>
        </w:tc>
      </w:tr>
      <w:tr w:rsidR="00B70A53" w14:paraId="7E7C7A58" w14:textId="77777777">
        <w:trPr>
          <w:cantSplit/>
          <w:jc w:val="center"/>
        </w:trPr>
        <w:tc>
          <w:tcPr>
            <w:tcW w:w="22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781A11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不属于该类的情况</w:t>
            </w:r>
          </w:p>
        </w:tc>
        <w:tc>
          <w:tcPr>
            <w:tcW w:w="7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8CB806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填写</w:t>
            </w:r>
            <w:r>
              <w:rPr>
                <w:sz w:val="21"/>
              </w:rPr>
              <w:t>]</w:t>
            </w:r>
          </w:p>
        </w:tc>
      </w:tr>
      <w:tr w:rsidR="00B70A53" w14:paraId="1378CB26" w14:textId="77777777">
        <w:trPr>
          <w:cantSplit/>
          <w:jc w:val="center"/>
        </w:trPr>
        <w:tc>
          <w:tcPr>
            <w:tcW w:w="22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6E7CB4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最小关注尺寸</w:t>
            </w:r>
          </w:p>
        </w:tc>
        <w:tc>
          <w:tcPr>
            <w:tcW w:w="7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B2CD40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填写</w:t>
            </w:r>
            <w:r>
              <w:rPr>
                <w:sz w:val="21"/>
              </w:rPr>
              <w:t>]</w:t>
            </w:r>
          </w:p>
        </w:tc>
      </w:tr>
      <w:tr w:rsidR="00B70A53" w14:paraId="6143624E" w14:textId="77777777">
        <w:trPr>
          <w:cantSplit/>
          <w:jc w:val="center"/>
        </w:trPr>
        <w:tc>
          <w:tcPr>
            <w:tcW w:w="22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161B71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检测面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区域</w:t>
            </w:r>
          </w:p>
        </w:tc>
        <w:tc>
          <w:tcPr>
            <w:tcW w:w="7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277F17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填写</w:t>
            </w:r>
            <w:r>
              <w:rPr>
                <w:sz w:val="21"/>
              </w:rPr>
              <w:t>]</w:t>
            </w:r>
          </w:p>
        </w:tc>
      </w:tr>
      <w:tr w:rsidR="00B70A53" w14:paraId="324D94C7" w14:textId="77777777">
        <w:trPr>
          <w:cantSplit/>
          <w:jc w:val="center"/>
        </w:trPr>
        <w:tc>
          <w:tcPr>
            <w:tcW w:w="22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1F3914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允收边界与依据</w:t>
            </w:r>
          </w:p>
        </w:tc>
        <w:tc>
          <w:tcPr>
            <w:tcW w:w="7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DD9FF0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填写</w:t>
            </w:r>
            <w:r>
              <w:rPr>
                <w:sz w:val="21"/>
              </w:rPr>
              <w:t>]</w:t>
            </w:r>
          </w:p>
        </w:tc>
      </w:tr>
      <w:tr w:rsidR="00B70A53" w14:paraId="6416B9C3" w14:textId="77777777">
        <w:trPr>
          <w:cantSplit/>
          <w:jc w:val="center"/>
        </w:trPr>
        <w:tc>
          <w:tcPr>
            <w:tcW w:w="22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5160EB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标注方式</w:t>
            </w:r>
          </w:p>
        </w:tc>
        <w:tc>
          <w:tcPr>
            <w:tcW w:w="7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001446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框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掩膜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忽略区</w:t>
            </w:r>
            <w:r>
              <w:rPr>
                <w:sz w:val="21"/>
              </w:rPr>
              <w:t>]</w:t>
            </w:r>
          </w:p>
        </w:tc>
      </w:tr>
      <w:tr w:rsidR="00B70A53" w14:paraId="44AB8241" w14:textId="77777777">
        <w:trPr>
          <w:cantSplit/>
          <w:jc w:val="center"/>
        </w:trPr>
        <w:tc>
          <w:tcPr>
            <w:tcW w:w="22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E16340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复核人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批准人</w:t>
            </w:r>
          </w:p>
        </w:tc>
        <w:tc>
          <w:tcPr>
            <w:tcW w:w="72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A9804B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填写</w:t>
            </w:r>
            <w:r>
              <w:rPr>
                <w:sz w:val="21"/>
              </w:rPr>
              <w:t>]</w:t>
            </w:r>
          </w:p>
        </w:tc>
      </w:tr>
    </w:tbl>
    <w:p w14:paraId="02B0DC9F" w14:textId="77777777" w:rsidR="00B70A53" w:rsidRDefault="00B70A53">
      <w:pPr>
        <w:spacing w:after="40"/>
        <w:ind w:firstLine="0"/>
      </w:pPr>
    </w:p>
    <w:tbl>
      <w:tblPr>
        <w:tblW w:w="9524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0" w:space="0" w:color="000000"/>
          <w:insideV w:val="singl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524"/>
      </w:tblGrid>
      <w:tr w:rsidR="00B70A53" w14:paraId="35D346AA" w14:textId="77777777">
        <w:trPr>
          <w:trHeight w:val="680"/>
          <w:jc w:val="center"/>
        </w:trPr>
        <w:tc>
          <w:tcPr>
            <w:tcW w:w="9524" w:type="dxa"/>
            <w:vMerge w:val="restar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0C6D8B" w14:textId="77777777" w:rsidR="00B70A53" w:rsidRDefault="00B23A79">
            <w:pPr>
              <w:spacing w:line="276" w:lineRule="auto"/>
              <w:ind w:firstLine="0"/>
              <w:jc w:val="center"/>
            </w:pPr>
            <w:r>
              <w:rPr>
                <w:color w:val="666666"/>
                <w:sz w:val="21"/>
              </w:rPr>
              <w:t>[</w:t>
            </w:r>
            <w:r>
              <w:rPr>
                <w:color w:val="666666"/>
                <w:sz w:val="21"/>
              </w:rPr>
              <w:t>插入缺陷样本对照图；在图中标明对象、方向、关键尺寸或数据流</w:t>
            </w:r>
            <w:r>
              <w:rPr>
                <w:color w:val="666666"/>
                <w:sz w:val="21"/>
              </w:rPr>
              <w:t>]</w:t>
            </w:r>
          </w:p>
        </w:tc>
      </w:tr>
      <w:tr w:rsidR="00B70A53" w14:paraId="1E84CCAE" w14:textId="77777777">
        <w:trPr>
          <w:trHeight w:val="680"/>
          <w:jc w:val="center"/>
        </w:trPr>
        <w:tc>
          <w:tcPr>
            <w:tcW w:w="9524" w:type="dxa"/>
            <w:vMerge/>
          </w:tcPr>
          <w:p w14:paraId="054AB816" w14:textId="77777777" w:rsidR="00B70A53" w:rsidRDefault="00B70A53"/>
        </w:tc>
      </w:tr>
      <w:tr w:rsidR="00B70A53" w14:paraId="7221C1D6" w14:textId="77777777">
        <w:trPr>
          <w:trHeight w:val="680"/>
          <w:jc w:val="center"/>
        </w:trPr>
        <w:tc>
          <w:tcPr>
            <w:tcW w:w="9524" w:type="dxa"/>
            <w:vMerge/>
          </w:tcPr>
          <w:p w14:paraId="67ACFAE3" w14:textId="77777777" w:rsidR="00B70A53" w:rsidRDefault="00B70A53"/>
        </w:tc>
      </w:tr>
      <w:tr w:rsidR="00B70A53" w14:paraId="2E005A88" w14:textId="77777777">
        <w:trPr>
          <w:trHeight w:val="680"/>
          <w:jc w:val="center"/>
        </w:trPr>
        <w:tc>
          <w:tcPr>
            <w:tcW w:w="9524" w:type="dxa"/>
            <w:vMerge/>
          </w:tcPr>
          <w:p w14:paraId="141613C0" w14:textId="77777777" w:rsidR="00B70A53" w:rsidRDefault="00B70A53"/>
        </w:tc>
      </w:tr>
      <w:tr w:rsidR="00B70A53" w14:paraId="6B897CB8" w14:textId="77777777">
        <w:trPr>
          <w:trHeight w:val="680"/>
          <w:jc w:val="center"/>
        </w:trPr>
        <w:tc>
          <w:tcPr>
            <w:tcW w:w="9524" w:type="dxa"/>
            <w:vMerge/>
          </w:tcPr>
          <w:p w14:paraId="5E9DEC92" w14:textId="77777777" w:rsidR="00B70A53" w:rsidRDefault="00B70A53"/>
        </w:tc>
      </w:tr>
      <w:tr w:rsidR="00B70A53" w14:paraId="71DA4401" w14:textId="77777777">
        <w:trPr>
          <w:trHeight w:val="680"/>
          <w:jc w:val="center"/>
        </w:trPr>
        <w:tc>
          <w:tcPr>
            <w:tcW w:w="9524" w:type="dxa"/>
            <w:vMerge/>
          </w:tcPr>
          <w:p w14:paraId="14829D53" w14:textId="77777777" w:rsidR="00B70A53" w:rsidRDefault="00B70A53"/>
        </w:tc>
      </w:tr>
      <w:tr w:rsidR="00B70A53" w14:paraId="24048253" w14:textId="77777777">
        <w:trPr>
          <w:trHeight w:val="680"/>
          <w:jc w:val="center"/>
        </w:trPr>
        <w:tc>
          <w:tcPr>
            <w:tcW w:w="9524" w:type="dxa"/>
            <w:vMerge/>
          </w:tcPr>
          <w:p w14:paraId="5D6FC5CF" w14:textId="77777777" w:rsidR="00B70A53" w:rsidRDefault="00B70A53"/>
        </w:tc>
      </w:tr>
    </w:tbl>
    <w:p w14:paraId="5C0861BF" w14:textId="77777777" w:rsidR="00B70A53" w:rsidRDefault="00B23A79">
      <w:pPr>
        <w:pStyle w:val="FigureCaptionCN"/>
      </w:pPr>
      <w:r>
        <w:t>图</w:t>
      </w:r>
      <w:r>
        <w:t xml:space="preserve"> A.1  </w:t>
      </w:r>
      <w:r>
        <w:t>缺陷样本对照图</w:t>
      </w:r>
    </w:p>
    <w:sectPr w:rsidR="00B70A53">
      <w:headerReference w:type="default" r:id="rId9"/>
      <w:footerReference w:type="default" r:id="rId10"/>
      <w:pgSz w:w="11906" w:h="16838"/>
      <w:pgMar w:top="1168" w:right="992" w:bottom="1168" w:left="1281" w:header="567" w:footer="709" w:gutter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F3A12B" w14:textId="77777777" w:rsidR="00B23A79" w:rsidRDefault="00B23A79">
      <w:pPr>
        <w:spacing w:line="240" w:lineRule="auto"/>
      </w:pPr>
      <w:r>
        <w:separator/>
      </w:r>
    </w:p>
  </w:endnote>
  <w:endnote w:type="continuationSeparator" w:id="0">
    <w:p w14:paraId="365F8405" w14:textId="77777777" w:rsidR="00B23A79" w:rsidRDefault="00B23A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6"/>
    <w:family w:val="swiss"/>
    <w:pitch w:val="default"/>
    <w:sig w:usb0="00000000" w:usb1="00000000" w:usb2="0000003F" w:usb3="00000000" w:csb0="601F00FF" w:csb1="FFFF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2A9CF" w14:textId="77777777" w:rsidR="00B70A53" w:rsidRDefault="00B70A5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E192D" w14:textId="77777777" w:rsidR="00B70A53" w:rsidRDefault="00B23A79">
    <w:pPr>
      <w:ind w:firstLine="0"/>
      <w:jc w:val="center"/>
    </w:pPr>
    <w:r>
      <w:rPr>
        <w:sz w:val="18"/>
      </w:rPr>
      <w:t>第</w:t>
    </w:r>
    <w:r>
      <w:rPr>
        <w:sz w:val="18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>
      <w:rPr>
        <w:sz w:val="21"/>
      </w:rPr>
      <w:t>1</w:t>
    </w:r>
    <w:r>
      <w:fldChar w:fldCharType="end"/>
    </w:r>
    <w:r>
      <w:rPr>
        <w:sz w:val="18"/>
      </w:rPr>
      <w:t xml:space="preserve"> </w:t>
    </w:r>
    <w:r>
      <w:rPr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696482" w14:textId="77777777" w:rsidR="00B23A79" w:rsidRDefault="00B23A79">
      <w:r>
        <w:separator/>
      </w:r>
    </w:p>
  </w:footnote>
  <w:footnote w:type="continuationSeparator" w:id="0">
    <w:p w14:paraId="05C8CE4A" w14:textId="77777777" w:rsidR="00B23A79" w:rsidRDefault="00B23A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6645E" w14:textId="77777777" w:rsidR="00B70A53" w:rsidRDefault="00B70A5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270F6" w14:textId="77777777" w:rsidR="00B70A53" w:rsidRDefault="00B70A5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ADCABA"/>
    <w:multiLevelType w:val="singleLevel"/>
    <w:tmpl w:val="59ADCABA"/>
    <w:lvl w:ilvl="0">
      <w:start w:val="1"/>
      <w:numFmt w:val="decimal"/>
      <w:lvlText w:val="%1）"/>
      <w:lvlJc w:val="left"/>
      <w:pPr>
        <w:tabs>
          <w:tab w:val="left" w:pos="720"/>
        </w:tabs>
        <w:ind w:left="720" w:hanging="360"/>
      </w:pPr>
    </w:lvl>
  </w:abstractNum>
  <w:num w:numId="1" w16cid:durableId="310403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/>
  <w:zoom w:percent="122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2"/>
  <w:drawingGridVerticalSpacing w:val="3"/>
  <w:noPunctuationKerning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2A27"/>
    <w:rsid w:val="00003C83"/>
    <w:rsid w:val="000139CB"/>
    <w:rsid w:val="00026D92"/>
    <w:rsid w:val="00032B33"/>
    <w:rsid w:val="00040E1E"/>
    <w:rsid w:val="000469CB"/>
    <w:rsid w:val="00052826"/>
    <w:rsid w:val="00056234"/>
    <w:rsid w:val="000607AE"/>
    <w:rsid w:val="000672F6"/>
    <w:rsid w:val="00071E1D"/>
    <w:rsid w:val="000854CC"/>
    <w:rsid w:val="000859BA"/>
    <w:rsid w:val="00087FA4"/>
    <w:rsid w:val="00090355"/>
    <w:rsid w:val="000937B1"/>
    <w:rsid w:val="00093A1E"/>
    <w:rsid w:val="000B60CF"/>
    <w:rsid w:val="000D62A1"/>
    <w:rsid w:val="000E0D4F"/>
    <w:rsid w:val="000F0096"/>
    <w:rsid w:val="000F0AB3"/>
    <w:rsid w:val="00101962"/>
    <w:rsid w:val="00101ADC"/>
    <w:rsid w:val="00102685"/>
    <w:rsid w:val="00103445"/>
    <w:rsid w:val="00111880"/>
    <w:rsid w:val="00122A76"/>
    <w:rsid w:val="00125972"/>
    <w:rsid w:val="00132A67"/>
    <w:rsid w:val="00132D31"/>
    <w:rsid w:val="00145ECC"/>
    <w:rsid w:val="0014692D"/>
    <w:rsid w:val="00146FED"/>
    <w:rsid w:val="00156128"/>
    <w:rsid w:val="00157F73"/>
    <w:rsid w:val="00160F09"/>
    <w:rsid w:val="001629DA"/>
    <w:rsid w:val="00165375"/>
    <w:rsid w:val="00166BBE"/>
    <w:rsid w:val="00167665"/>
    <w:rsid w:val="00172A27"/>
    <w:rsid w:val="001C3D99"/>
    <w:rsid w:val="001D1862"/>
    <w:rsid w:val="001D3E17"/>
    <w:rsid w:val="001E68BA"/>
    <w:rsid w:val="001F0B46"/>
    <w:rsid w:val="001F282C"/>
    <w:rsid w:val="002022E6"/>
    <w:rsid w:val="00224F03"/>
    <w:rsid w:val="00233405"/>
    <w:rsid w:val="0023727A"/>
    <w:rsid w:val="00237E46"/>
    <w:rsid w:val="002418BE"/>
    <w:rsid w:val="00245652"/>
    <w:rsid w:val="002471AA"/>
    <w:rsid w:val="002473C0"/>
    <w:rsid w:val="00273304"/>
    <w:rsid w:val="00276AA2"/>
    <w:rsid w:val="00282540"/>
    <w:rsid w:val="0028293D"/>
    <w:rsid w:val="00283CDD"/>
    <w:rsid w:val="00287F8F"/>
    <w:rsid w:val="00291BF2"/>
    <w:rsid w:val="002944BC"/>
    <w:rsid w:val="002A18DC"/>
    <w:rsid w:val="002B1D3F"/>
    <w:rsid w:val="002C0CD9"/>
    <w:rsid w:val="002C1F0A"/>
    <w:rsid w:val="002D3D09"/>
    <w:rsid w:val="002D4F15"/>
    <w:rsid w:val="002E00DF"/>
    <w:rsid w:val="00300C9D"/>
    <w:rsid w:val="0032633F"/>
    <w:rsid w:val="00344525"/>
    <w:rsid w:val="003476BB"/>
    <w:rsid w:val="00363EAF"/>
    <w:rsid w:val="00370E55"/>
    <w:rsid w:val="003763D9"/>
    <w:rsid w:val="00382B26"/>
    <w:rsid w:val="003935B3"/>
    <w:rsid w:val="003956DF"/>
    <w:rsid w:val="003A692D"/>
    <w:rsid w:val="003A72B3"/>
    <w:rsid w:val="003B486F"/>
    <w:rsid w:val="003C057E"/>
    <w:rsid w:val="003C34FC"/>
    <w:rsid w:val="003D47C7"/>
    <w:rsid w:val="003D63C5"/>
    <w:rsid w:val="003E2DD9"/>
    <w:rsid w:val="003E3F8E"/>
    <w:rsid w:val="003E6549"/>
    <w:rsid w:val="003E78A7"/>
    <w:rsid w:val="003F6F14"/>
    <w:rsid w:val="00400A2F"/>
    <w:rsid w:val="004020E9"/>
    <w:rsid w:val="004061BD"/>
    <w:rsid w:val="0041447E"/>
    <w:rsid w:val="00422CA4"/>
    <w:rsid w:val="0042767D"/>
    <w:rsid w:val="00434427"/>
    <w:rsid w:val="0043586A"/>
    <w:rsid w:val="00452E3D"/>
    <w:rsid w:val="00456D8A"/>
    <w:rsid w:val="00464810"/>
    <w:rsid w:val="0046483F"/>
    <w:rsid w:val="00495E44"/>
    <w:rsid w:val="004A1127"/>
    <w:rsid w:val="004A7860"/>
    <w:rsid w:val="004B3332"/>
    <w:rsid w:val="004B7297"/>
    <w:rsid w:val="004C2FD3"/>
    <w:rsid w:val="004D14DF"/>
    <w:rsid w:val="004D4879"/>
    <w:rsid w:val="004D7951"/>
    <w:rsid w:val="004F108E"/>
    <w:rsid w:val="004F3F52"/>
    <w:rsid w:val="004F4B2F"/>
    <w:rsid w:val="004F5A1D"/>
    <w:rsid w:val="00501B8F"/>
    <w:rsid w:val="00502B53"/>
    <w:rsid w:val="0050372C"/>
    <w:rsid w:val="005126C7"/>
    <w:rsid w:val="00522BA0"/>
    <w:rsid w:val="00525BF0"/>
    <w:rsid w:val="00527AD2"/>
    <w:rsid w:val="00530047"/>
    <w:rsid w:val="00531913"/>
    <w:rsid w:val="00534E31"/>
    <w:rsid w:val="00535E7A"/>
    <w:rsid w:val="00543031"/>
    <w:rsid w:val="00566004"/>
    <w:rsid w:val="00587813"/>
    <w:rsid w:val="00597A47"/>
    <w:rsid w:val="005A4144"/>
    <w:rsid w:val="005B0B68"/>
    <w:rsid w:val="005B21E8"/>
    <w:rsid w:val="005B43FD"/>
    <w:rsid w:val="005C4834"/>
    <w:rsid w:val="005D03E3"/>
    <w:rsid w:val="005E70D9"/>
    <w:rsid w:val="005F79B2"/>
    <w:rsid w:val="00600858"/>
    <w:rsid w:val="00613DD5"/>
    <w:rsid w:val="00620609"/>
    <w:rsid w:val="0064743C"/>
    <w:rsid w:val="00655B43"/>
    <w:rsid w:val="00656278"/>
    <w:rsid w:val="006647B8"/>
    <w:rsid w:val="006713B8"/>
    <w:rsid w:val="006727C9"/>
    <w:rsid w:val="00675AC9"/>
    <w:rsid w:val="00680D92"/>
    <w:rsid w:val="00682619"/>
    <w:rsid w:val="00690485"/>
    <w:rsid w:val="006911F9"/>
    <w:rsid w:val="0069527B"/>
    <w:rsid w:val="006B3E76"/>
    <w:rsid w:val="006B4D45"/>
    <w:rsid w:val="006B7B79"/>
    <w:rsid w:val="006C4589"/>
    <w:rsid w:val="006C7F51"/>
    <w:rsid w:val="006D1326"/>
    <w:rsid w:val="006E4C11"/>
    <w:rsid w:val="006E57FD"/>
    <w:rsid w:val="006F5A7E"/>
    <w:rsid w:val="007021BA"/>
    <w:rsid w:val="007069E4"/>
    <w:rsid w:val="007155BA"/>
    <w:rsid w:val="0071728C"/>
    <w:rsid w:val="00720D03"/>
    <w:rsid w:val="007248F0"/>
    <w:rsid w:val="007366A8"/>
    <w:rsid w:val="00740325"/>
    <w:rsid w:val="00762373"/>
    <w:rsid w:val="007669D5"/>
    <w:rsid w:val="00767E16"/>
    <w:rsid w:val="007729A7"/>
    <w:rsid w:val="00772D20"/>
    <w:rsid w:val="00777891"/>
    <w:rsid w:val="00795564"/>
    <w:rsid w:val="007A676E"/>
    <w:rsid w:val="007A72C8"/>
    <w:rsid w:val="007A731F"/>
    <w:rsid w:val="007B30B6"/>
    <w:rsid w:val="007D1726"/>
    <w:rsid w:val="007D58AF"/>
    <w:rsid w:val="007F0D62"/>
    <w:rsid w:val="00805C27"/>
    <w:rsid w:val="00815858"/>
    <w:rsid w:val="008200ED"/>
    <w:rsid w:val="00822B70"/>
    <w:rsid w:val="00830F30"/>
    <w:rsid w:val="00835AF0"/>
    <w:rsid w:val="008409D0"/>
    <w:rsid w:val="00870C0B"/>
    <w:rsid w:val="0088675C"/>
    <w:rsid w:val="008876F2"/>
    <w:rsid w:val="008912BE"/>
    <w:rsid w:val="008A0DCF"/>
    <w:rsid w:val="008A7E89"/>
    <w:rsid w:val="008C1537"/>
    <w:rsid w:val="008C42E7"/>
    <w:rsid w:val="008C60CC"/>
    <w:rsid w:val="008E44EA"/>
    <w:rsid w:val="008E70D9"/>
    <w:rsid w:val="008F3664"/>
    <w:rsid w:val="00900127"/>
    <w:rsid w:val="00901029"/>
    <w:rsid w:val="009025D7"/>
    <w:rsid w:val="00912F7E"/>
    <w:rsid w:val="009171C6"/>
    <w:rsid w:val="00924E4C"/>
    <w:rsid w:val="00926F10"/>
    <w:rsid w:val="00952B1B"/>
    <w:rsid w:val="009657D5"/>
    <w:rsid w:val="009740FE"/>
    <w:rsid w:val="00990E16"/>
    <w:rsid w:val="009A7840"/>
    <w:rsid w:val="009B11E7"/>
    <w:rsid w:val="009B7728"/>
    <w:rsid w:val="009D0214"/>
    <w:rsid w:val="009F156E"/>
    <w:rsid w:val="00A0008B"/>
    <w:rsid w:val="00A05C5A"/>
    <w:rsid w:val="00A10AAD"/>
    <w:rsid w:val="00A25433"/>
    <w:rsid w:val="00A350E8"/>
    <w:rsid w:val="00A359BA"/>
    <w:rsid w:val="00A4356D"/>
    <w:rsid w:val="00A44148"/>
    <w:rsid w:val="00A449EB"/>
    <w:rsid w:val="00A60C26"/>
    <w:rsid w:val="00A66510"/>
    <w:rsid w:val="00A7740C"/>
    <w:rsid w:val="00A84DA3"/>
    <w:rsid w:val="00A90960"/>
    <w:rsid w:val="00AA7D3B"/>
    <w:rsid w:val="00AA7F88"/>
    <w:rsid w:val="00AC1FF7"/>
    <w:rsid w:val="00AC4792"/>
    <w:rsid w:val="00AC57DF"/>
    <w:rsid w:val="00AD08B4"/>
    <w:rsid w:val="00AD5585"/>
    <w:rsid w:val="00AE121F"/>
    <w:rsid w:val="00AE3C51"/>
    <w:rsid w:val="00AE4A16"/>
    <w:rsid w:val="00AE65B8"/>
    <w:rsid w:val="00AF1302"/>
    <w:rsid w:val="00AF6759"/>
    <w:rsid w:val="00B06C0D"/>
    <w:rsid w:val="00B105D8"/>
    <w:rsid w:val="00B23A79"/>
    <w:rsid w:val="00B27386"/>
    <w:rsid w:val="00B55E91"/>
    <w:rsid w:val="00B611D9"/>
    <w:rsid w:val="00B63A44"/>
    <w:rsid w:val="00B70A53"/>
    <w:rsid w:val="00B73B37"/>
    <w:rsid w:val="00B77CE1"/>
    <w:rsid w:val="00B82B2E"/>
    <w:rsid w:val="00B838F7"/>
    <w:rsid w:val="00B91B9F"/>
    <w:rsid w:val="00B93391"/>
    <w:rsid w:val="00B94F0B"/>
    <w:rsid w:val="00BA2106"/>
    <w:rsid w:val="00BA4170"/>
    <w:rsid w:val="00BB5981"/>
    <w:rsid w:val="00BC217C"/>
    <w:rsid w:val="00BC7B7C"/>
    <w:rsid w:val="00BD4055"/>
    <w:rsid w:val="00BD7C8F"/>
    <w:rsid w:val="00BE067E"/>
    <w:rsid w:val="00BE6CC8"/>
    <w:rsid w:val="00BE724E"/>
    <w:rsid w:val="00BF5F40"/>
    <w:rsid w:val="00BF7559"/>
    <w:rsid w:val="00BF777B"/>
    <w:rsid w:val="00C07D9B"/>
    <w:rsid w:val="00C12DE3"/>
    <w:rsid w:val="00C3141D"/>
    <w:rsid w:val="00C31847"/>
    <w:rsid w:val="00C36232"/>
    <w:rsid w:val="00C4089B"/>
    <w:rsid w:val="00C41D2E"/>
    <w:rsid w:val="00C42040"/>
    <w:rsid w:val="00C508EF"/>
    <w:rsid w:val="00C51BD2"/>
    <w:rsid w:val="00C52FB5"/>
    <w:rsid w:val="00C57310"/>
    <w:rsid w:val="00C61CFE"/>
    <w:rsid w:val="00C85D72"/>
    <w:rsid w:val="00C86328"/>
    <w:rsid w:val="00CA5354"/>
    <w:rsid w:val="00CB0D65"/>
    <w:rsid w:val="00CB3593"/>
    <w:rsid w:val="00CB7337"/>
    <w:rsid w:val="00CB7B3F"/>
    <w:rsid w:val="00CC3297"/>
    <w:rsid w:val="00CE6B69"/>
    <w:rsid w:val="00CF29C6"/>
    <w:rsid w:val="00CF4362"/>
    <w:rsid w:val="00D042F2"/>
    <w:rsid w:val="00D12301"/>
    <w:rsid w:val="00D2140E"/>
    <w:rsid w:val="00D44D9A"/>
    <w:rsid w:val="00D466A3"/>
    <w:rsid w:val="00D47058"/>
    <w:rsid w:val="00D50549"/>
    <w:rsid w:val="00D65EFF"/>
    <w:rsid w:val="00D7207C"/>
    <w:rsid w:val="00D86AC6"/>
    <w:rsid w:val="00D90248"/>
    <w:rsid w:val="00D94A95"/>
    <w:rsid w:val="00DA0387"/>
    <w:rsid w:val="00DA17CD"/>
    <w:rsid w:val="00DA634F"/>
    <w:rsid w:val="00DB006D"/>
    <w:rsid w:val="00DB252B"/>
    <w:rsid w:val="00DB302D"/>
    <w:rsid w:val="00DB3626"/>
    <w:rsid w:val="00DB4EC0"/>
    <w:rsid w:val="00DC49CB"/>
    <w:rsid w:val="00DC61EE"/>
    <w:rsid w:val="00DC7D88"/>
    <w:rsid w:val="00DD0665"/>
    <w:rsid w:val="00DD3D1A"/>
    <w:rsid w:val="00DD45A9"/>
    <w:rsid w:val="00DD701E"/>
    <w:rsid w:val="00DE2E01"/>
    <w:rsid w:val="00DE3841"/>
    <w:rsid w:val="00DF3378"/>
    <w:rsid w:val="00E00A7B"/>
    <w:rsid w:val="00E15B3B"/>
    <w:rsid w:val="00E30887"/>
    <w:rsid w:val="00E356E2"/>
    <w:rsid w:val="00E631A0"/>
    <w:rsid w:val="00E677EA"/>
    <w:rsid w:val="00E76ACD"/>
    <w:rsid w:val="00E76DC9"/>
    <w:rsid w:val="00E824BA"/>
    <w:rsid w:val="00E83B50"/>
    <w:rsid w:val="00EA11E3"/>
    <w:rsid w:val="00EA3B77"/>
    <w:rsid w:val="00EA5095"/>
    <w:rsid w:val="00EB09A5"/>
    <w:rsid w:val="00EC0F75"/>
    <w:rsid w:val="00ED7EB3"/>
    <w:rsid w:val="00EF06C1"/>
    <w:rsid w:val="00EF2EEA"/>
    <w:rsid w:val="00EF3ABD"/>
    <w:rsid w:val="00F12CF2"/>
    <w:rsid w:val="00F131DE"/>
    <w:rsid w:val="00F1425A"/>
    <w:rsid w:val="00F17541"/>
    <w:rsid w:val="00F258BB"/>
    <w:rsid w:val="00F31C0C"/>
    <w:rsid w:val="00F4320A"/>
    <w:rsid w:val="00F45074"/>
    <w:rsid w:val="00F45463"/>
    <w:rsid w:val="00F45DF6"/>
    <w:rsid w:val="00F61634"/>
    <w:rsid w:val="00F846BB"/>
    <w:rsid w:val="00F85F47"/>
    <w:rsid w:val="00F92C13"/>
    <w:rsid w:val="00FA265B"/>
    <w:rsid w:val="00FB4D41"/>
    <w:rsid w:val="00FB5279"/>
    <w:rsid w:val="00FC0DA5"/>
    <w:rsid w:val="00FD1B6C"/>
    <w:rsid w:val="00FD1C08"/>
    <w:rsid w:val="00FD4737"/>
    <w:rsid w:val="00FD6F02"/>
    <w:rsid w:val="00FE028C"/>
    <w:rsid w:val="00FE1253"/>
    <w:rsid w:val="00FE258E"/>
    <w:rsid w:val="00FE26AD"/>
    <w:rsid w:val="00FE4085"/>
    <w:rsid w:val="00FE6829"/>
    <w:rsid w:val="00FF090E"/>
    <w:rsid w:val="00FF0E91"/>
    <w:rsid w:val="01042CD0"/>
    <w:rsid w:val="01121891"/>
    <w:rsid w:val="012B6411"/>
    <w:rsid w:val="018C519F"/>
    <w:rsid w:val="01C71CB0"/>
    <w:rsid w:val="022D22A4"/>
    <w:rsid w:val="02902A6D"/>
    <w:rsid w:val="02D84414"/>
    <w:rsid w:val="02DF39F5"/>
    <w:rsid w:val="03187600"/>
    <w:rsid w:val="03C70711"/>
    <w:rsid w:val="03FF434E"/>
    <w:rsid w:val="04545D1C"/>
    <w:rsid w:val="0461761F"/>
    <w:rsid w:val="046917C8"/>
    <w:rsid w:val="04A171B4"/>
    <w:rsid w:val="04B52C5F"/>
    <w:rsid w:val="060519C4"/>
    <w:rsid w:val="068877A3"/>
    <w:rsid w:val="06C71A61"/>
    <w:rsid w:val="071611F8"/>
    <w:rsid w:val="07275488"/>
    <w:rsid w:val="081128A2"/>
    <w:rsid w:val="083E4D1A"/>
    <w:rsid w:val="085B3B1D"/>
    <w:rsid w:val="088A7F5F"/>
    <w:rsid w:val="095742E5"/>
    <w:rsid w:val="09C83435"/>
    <w:rsid w:val="09E665B5"/>
    <w:rsid w:val="0A2368BD"/>
    <w:rsid w:val="0BE84B09"/>
    <w:rsid w:val="0C8573BB"/>
    <w:rsid w:val="0D3B3F1D"/>
    <w:rsid w:val="0D5B011C"/>
    <w:rsid w:val="0D6E42F3"/>
    <w:rsid w:val="0F3550C8"/>
    <w:rsid w:val="0F517A28"/>
    <w:rsid w:val="0F5A68DD"/>
    <w:rsid w:val="0F73174D"/>
    <w:rsid w:val="0FD20B69"/>
    <w:rsid w:val="10294501"/>
    <w:rsid w:val="11567578"/>
    <w:rsid w:val="116457F1"/>
    <w:rsid w:val="11C10E95"/>
    <w:rsid w:val="11FA7FCA"/>
    <w:rsid w:val="129E2F84"/>
    <w:rsid w:val="12E22503"/>
    <w:rsid w:val="13555B1E"/>
    <w:rsid w:val="137837D5"/>
    <w:rsid w:val="13DF3855"/>
    <w:rsid w:val="140B464A"/>
    <w:rsid w:val="143811B7"/>
    <w:rsid w:val="14665D24"/>
    <w:rsid w:val="14740441"/>
    <w:rsid w:val="14A01236"/>
    <w:rsid w:val="152D239E"/>
    <w:rsid w:val="16442095"/>
    <w:rsid w:val="16921052"/>
    <w:rsid w:val="173F012B"/>
    <w:rsid w:val="174170AE"/>
    <w:rsid w:val="175C6F6A"/>
    <w:rsid w:val="17A32DEB"/>
    <w:rsid w:val="17BE5353"/>
    <w:rsid w:val="186317B4"/>
    <w:rsid w:val="195508F2"/>
    <w:rsid w:val="19D302FE"/>
    <w:rsid w:val="1A231032"/>
    <w:rsid w:val="1AC15A62"/>
    <w:rsid w:val="1AE71241"/>
    <w:rsid w:val="1BEF2AA3"/>
    <w:rsid w:val="1C694603"/>
    <w:rsid w:val="1D1F26E5"/>
    <w:rsid w:val="1DF60F39"/>
    <w:rsid w:val="1E7B17A7"/>
    <w:rsid w:val="1ED3045A"/>
    <w:rsid w:val="1FD46237"/>
    <w:rsid w:val="1FED554B"/>
    <w:rsid w:val="20A51982"/>
    <w:rsid w:val="21162880"/>
    <w:rsid w:val="21311468"/>
    <w:rsid w:val="213B5E42"/>
    <w:rsid w:val="215A49CB"/>
    <w:rsid w:val="21740D83"/>
    <w:rsid w:val="21893052"/>
    <w:rsid w:val="22407BB4"/>
    <w:rsid w:val="2243057A"/>
    <w:rsid w:val="22504970"/>
    <w:rsid w:val="226A4C31"/>
    <w:rsid w:val="22B35D05"/>
    <w:rsid w:val="22C81958"/>
    <w:rsid w:val="23C640E9"/>
    <w:rsid w:val="24264B88"/>
    <w:rsid w:val="24431BDE"/>
    <w:rsid w:val="246E72C1"/>
    <w:rsid w:val="24A93651"/>
    <w:rsid w:val="24C04FDC"/>
    <w:rsid w:val="24D82326"/>
    <w:rsid w:val="260929B3"/>
    <w:rsid w:val="266A341B"/>
    <w:rsid w:val="26F471BF"/>
    <w:rsid w:val="270B4326"/>
    <w:rsid w:val="284101E2"/>
    <w:rsid w:val="2874680A"/>
    <w:rsid w:val="28FE60D3"/>
    <w:rsid w:val="29192F0D"/>
    <w:rsid w:val="29D137E8"/>
    <w:rsid w:val="2A4D7312"/>
    <w:rsid w:val="2ABF13A7"/>
    <w:rsid w:val="2AEB23DD"/>
    <w:rsid w:val="2BF67536"/>
    <w:rsid w:val="2C1443AA"/>
    <w:rsid w:val="2C78619D"/>
    <w:rsid w:val="2D4A5D8B"/>
    <w:rsid w:val="2D595FCE"/>
    <w:rsid w:val="2D636E4D"/>
    <w:rsid w:val="2DAD1E76"/>
    <w:rsid w:val="2E0E6DB8"/>
    <w:rsid w:val="2EDF63DC"/>
    <w:rsid w:val="2F805A94"/>
    <w:rsid w:val="2FB25651"/>
    <w:rsid w:val="307A6987"/>
    <w:rsid w:val="30A25EDE"/>
    <w:rsid w:val="312B4CBC"/>
    <w:rsid w:val="313666F5"/>
    <w:rsid w:val="322A7F39"/>
    <w:rsid w:val="32364B30"/>
    <w:rsid w:val="33323549"/>
    <w:rsid w:val="33F47ECB"/>
    <w:rsid w:val="34390907"/>
    <w:rsid w:val="34621C0C"/>
    <w:rsid w:val="36176A26"/>
    <w:rsid w:val="36E43FB2"/>
    <w:rsid w:val="36F32FEF"/>
    <w:rsid w:val="374B6987"/>
    <w:rsid w:val="39673821"/>
    <w:rsid w:val="3A2636DC"/>
    <w:rsid w:val="3A687850"/>
    <w:rsid w:val="3A802DEC"/>
    <w:rsid w:val="3AD82C28"/>
    <w:rsid w:val="3ADE123E"/>
    <w:rsid w:val="3B1F0857"/>
    <w:rsid w:val="3B6224F2"/>
    <w:rsid w:val="3B9823B7"/>
    <w:rsid w:val="3BE03DDF"/>
    <w:rsid w:val="3BE63123"/>
    <w:rsid w:val="3C3245BA"/>
    <w:rsid w:val="3C37397E"/>
    <w:rsid w:val="3D2A34E3"/>
    <w:rsid w:val="3E18333B"/>
    <w:rsid w:val="3E1D0952"/>
    <w:rsid w:val="3E367929"/>
    <w:rsid w:val="3E6A003B"/>
    <w:rsid w:val="3FC25C55"/>
    <w:rsid w:val="3FC27A03"/>
    <w:rsid w:val="40B25CC9"/>
    <w:rsid w:val="40F24318"/>
    <w:rsid w:val="41036525"/>
    <w:rsid w:val="4152165F"/>
    <w:rsid w:val="422E3CFC"/>
    <w:rsid w:val="423D2E16"/>
    <w:rsid w:val="42884F34"/>
    <w:rsid w:val="42FB3958"/>
    <w:rsid w:val="42FF18AE"/>
    <w:rsid w:val="438F5E4E"/>
    <w:rsid w:val="43D321DE"/>
    <w:rsid w:val="44231DF0"/>
    <w:rsid w:val="443D4582"/>
    <w:rsid w:val="44444E8A"/>
    <w:rsid w:val="447A6AFE"/>
    <w:rsid w:val="44B300C2"/>
    <w:rsid w:val="45036AF3"/>
    <w:rsid w:val="4577128F"/>
    <w:rsid w:val="45967968"/>
    <w:rsid w:val="45D97854"/>
    <w:rsid w:val="46116FEE"/>
    <w:rsid w:val="46780E1B"/>
    <w:rsid w:val="47060B1D"/>
    <w:rsid w:val="47490A0A"/>
    <w:rsid w:val="47501D98"/>
    <w:rsid w:val="476A2E5A"/>
    <w:rsid w:val="47DD7AD0"/>
    <w:rsid w:val="4828061F"/>
    <w:rsid w:val="49956188"/>
    <w:rsid w:val="4A17094B"/>
    <w:rsid w:val="4A421E6C"/>
    <w:rsid w:val="4AF15640"/>
    <w:rsid w:val="4B052E99"/>
    <w:rsid w:val="4C2832E3"/>
    <w:rsid w:val="4CD945DE"/>
    <w:rsid w:val="4CDD5E7C"/>
    <w:rsid w:val="4E2B0E69"/>
    <w:rsid w:val="4EA824BA"/>
    <w:rsid w:val="4F304989"/>
    <w:rsid w:val="4F846A83"/>
    <w:rsid w:val="4FAD5E6E"/>
    <w:rsid w:val="50330A02"/>
    <w:rsid w:val="51CC4711"/>
    <w:rsid w:val="51FF0643"/>
    <w:rsid w:val="525A3ACB"/>
    <w:rsid w:val="52C8312A"/>
    <w:rsid w:val="52F25D4B"/>
    <w:rsid w:val="52F263F9"/>
    <w:rsid w:val="55393E6B"/>
    <w:rsid w:val="554A6079"/>
    <w:rsid w:val="55983288"/>
    <w:rsid w:val="55CC2F32"/>
    <w:rsid w:val="56625644"/>
    <w:rsid w:val="567F1D52"/>
    <w:rsid w:val="5763365A"/>
    <w:rsid w:val="57E02CC4"/>
    <w:rsid w:val="5805272B"/>
    <w:rsid w:val="58B852E0"/>
    <w:rsid w:val="5936354E"/>
    <w:rsid w:val="59934492"/>
    <w:rsid w:val="59945E9B"/>
    <w:rsid w:val="59F34F31"/>
    <w:rsid w:val="5A750ACF"/>
    <w:rsid w:val="5B127639"/>
    <w:rsid w:val="5BE07737"/>
    <w:rsid w:val="5C4E644E"/>
    <w:rsid w:val="5C846314"/>
    <w:rsid w:val="5D077D68"/>
    <w:rsid w:val="5D3E4715"/>
    <w:rsid w:val="5DA14CA4"/>
    <w:rsid w:val="5E522ABE"/>
    <w:rsid w:val="5E8343A9"/>
    <w:rsid w:val="5EEC5DE8"/>
    <w:rsid w:val="5F006666"/>
    <w:rsid w:val="604F2F3E"/>
    <w:rsid w:val="60795A64"/>
    <w:rsid w:val="612C0D28"/>
    <w:rsid w:val="62AD7C47"/>
    <w:rsid w:val="63267BA3"/>
    <w:rsid w:val="633E24CC"/>
    <w:rsid w:val="641E1CDA"/>
    <w:rsid w:val="64671697"/>
    <w:rsid w:val="64B41760"/>
    <w:rsid w:val="65F53DDF"/>
    <w:rsid w:val="673F17B5"/>
    <w:rsid w:val="67553A2B"/>
    <w:rsid w:val="676254A4"/>
    <w:rsid w:val="678278F4"/>
    <w:rsid w:val="67AB4C9C"/>
    <w:rsid w:val="67B83316"/>
    <w:rsid w:val="67DD0FCE"/>
    <w:rsid w:val="680A5E20"/>
    <w:rsid w:val="68DE4FFE"/>
    <w:rsid w:val="68F4037D"/>
    <w:rsid w:val="694D041D"/>
    <w:rsid w:val="6ABA73A5"/>
    <w:rsid w:val="6ADF5AA1"/>
    <w:rsid w:val="6AF97ECD"/>
    <w:rsid w:val="6B6712DB"/>
    <w:rsid w:val="6B851761"/>
    <w:rsid w:val="6C845EBC"/>
    <w:rsid w:val="6C9A748E"/>
    <w:rsid w:val="6D3276C6"/>
    <w:rsid w:val="6D445DDF"/>
    <w:rsid w:val="6DAD31F1"/>
    <w:rsid w:val="6DB40C32"/>
    <w:rsid w:val="6E4C47B8"/>
    <w:rsid w:val="6E9C573F"/>
    <w:rsid w:val="6EC10D02"/>
    <w:rsid w:val="6F3220DE"/>
    <w:rsid w:val="6F4A519B"/>
    <w:rsid w:val="6F9533E0"/>
    <w:rsid w:val="6FE50A20"/>
    <w:rsid w:val="70904E30"/>
    <w:rsid w:val="72B50B7E"/>
    <w:rsid w:val="75EF43A6"/>
    <w:rsid w:val="762A53DF"/>
    <w:rsid w:val="763B583E"/>
    <w:rsid w:val="763D3D03"/>
    <w:rsid w:val="77C83101"/>
    <w:rsid w:val="77DC4DFE"/>
    <w:rsid w:val="77E85551"/>
    <w:rsid w:val="77ED700C"/>
    <w:rsid w:val="799B65F3"/>
    <w:rsid w:val="7A6441F7"/>
    <w:rsid w:val="7ABD2CC5"/>
    <w:rsid w:val="7C574A54"/>
    <w:rsid w:val="7C887303"/>
    <w:rsid w:val="7CFB5D27"/>
    <w:rsid w:val="7D627B54"/>
    <w:rsid w:val="7DBB54B6"/>
    <w:rsid w:val="7DE247F1"/>
    <w:rsid w:val="7E374B3D"/>
    <w:rsid w:val="7EFC18E2"/>
    <w:rsid w:val="7F36010F"/>
    <w:rsid w:val="7F8D71AA"/>
    <w:rsid w:val="7FBF303C"/>
    <w:rsid w:val="7FE23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3C006A"/>
  <w15:docId w15:val="{47662FD5-8C05-4EDF-AAA8-B5710EAB0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Normal Indent" w:qFormat="1"/>
    <w:lsdException w:name="annotation text" w:semiHidden="1" w:qFormat="1"/>
    <w:lsdException w:name="header" w:qFormat="1"/>
    <w:lsdException w:name="footer" w:uiPriority="99" w:qFormat="1"/>
    <w:lsdException w:name="caption" w:semiHidden="1" w:unhideWhenUsed="1" w:qFormat="1"/>
    <w:lsdException w:name="annotation reference" w:semiHidden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Date" w:qFormat="1"/>
    <w:lsdException w:name="Body Text Indent 2" w:qFormat="1"/>
    <w:lsdException w:name="Hyperlink" w:uiPriority="99" w:unhideWhenUsed="1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annotation subject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qFormat="1"/>
    <w:lsdException w:name="Table Grid" w:qFormat="1"/>
    <w:lsdException w:name="Table Theme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line="360" w:lineRule="auto"/>
      <w:ind w:firstLine="420"/>
      <w:jc w:val="both"/>
    </w:pPr>
    <w:rPr>
      <w:color w:val="000000"/>
      <w:kern w:val="2"/>
      <w:sz w:val="22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156" w:after="156"/>
      <w:ind w:firstLine="0"/>
      <w:jc w:val="left"/>
      <w:outlineLvl w:val="0"/>
    </w:pPr>
    <w:rPr>
      <w:rFonts w:eastAsia="黑体"/>
      <w:b/>
      <w:kern w:val="44"/>
      <w:sz w:val="28"/>
    </w:rPr>
  </w:style>
  <w:style w:type="paragraph" w:styleId="2">
    <w:name w:val="heading 2"/>
    <w:basedOn w:val="a"/>
    <w:next w:val="a"/>
    <w:qFormat/>
    <w:pPr>
      <w:keepNext/>
      <w:keepLines/>
      <w:spacing w:before="156" w:after="156"/>
      <w:ind w:firstLine="0"/>
      <w:jc w:val="left"/>
      <w:outlineLvl w:val="1"/>
    </w:pPr>
    <w:rPr>
      <w:rFonts w:eastAsia="黑体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next w:val="a"/>
    <w:qFormat/>
    <w:pPr>
      <w:adjustRightInd w:val="0"/>
      <w:ind w:firstLine="567"/>
      <w:jc w:val="left"/>
      <w:textAlignment w:val="baseline"/>
    </w:pPr>
    <w:rPr>
      <w:rFonts w:eastAsia="仿宋_GB2312"/>
      <w:kern w:val="0"/>
      <w:sz w:val="28"/>
      <w:szCs w:val="20"/>
    </w:rPr>
  </w:style>
  <w:style w:type="paragraph" w:styleId="a4">
    <w:name w:val="annotation text"/>
    <w:basedOn w:val="a"/>
    <w:semiHidden/>
    <w:qFormat/>
    <w:pPr>
      <w:jc w:val="left"/>
    </w:pPr>
  </w:style>
  <w:style w:type="paragraph" w:styleId="a5">
    <w:name w:val="Plain Text"/>
    <w:basedOn w:val="a"/>
    <w:link w:val="a6"/>
    <w:qFormat/>
    <w:rPr>
      <w:rFonts w:ascii="宋体" w:hAnsi="Courier New"/>
      <w:szCs w:val="20"/>
    </w:rPr>
  </w:style>
  <w:style w:type="paragraph" w:styleId="a7">
    <w:name w:val="Date"/>
    <w:basedOn w:val="a"/>
    <w:next w:val="a"/>
    <w:qFormat/>
    <w:pPr>
      <w:ind w:leftChars="2500" w:left="100"/>
    </w:pPr>
  </w:style>
  <w:style w:type="paragraph" w:styleId="20">
    <w:name w:val="Body Text Indent 2"/>
    <w:basedOn w:val="a"/>
    <w:qFormat/>
    <w:pPr>
      <w:ind w:firstLineChars="192" w:firstLine="538"/>
    </w:pPr>
    <w:rPr>
      <w:rFonts w:ascii="宋体" w:hAnsi="宋体" w:hint="eastAsia"/>
      <w:sz w:val="28"/>
    </w:rPr>
  </w:style>
  <w:style w:type="paragraph" w:styleId="a8">
    <w:name w:val="Balloon Text"/>
    <w:basedOn w:val="a"/>
    <w:semiHidden/>
    <w:qFormat/>
    <w:rPr>
      <w:sz w:val="18"/>
      <w:szCs w:val="18"/>
    </w:rPr>
  </w:style>
  <w:style w:type="paragraph" w:styleId="a9">
    <w:name w:val="footer"/>
    <w:basedOn w:val="a"/>
    <w:link w:val="aa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qFormat/>
  </w:style>
  <w:style w:type="paragraph" w:styleId="TOC2">
    <w:name w:val="toc 2"/>
    <w:basedOn w:val="a"/>
    <w:next w:val="a"/>
    <w:uiPriority w:val="39"/>
    <w:qFormat/>
    <w:pPr>
      <w:ind w:leftChars="200" w:left="420"/>
    </w:pPr>
  </w:style>
  <w:style w:type="paragraph" w:styleId="ac">
    <w:name w:val="Normal (Web)"/>
    <w:basedOn w:val="a"/>
    <w:qFormat/>
    <w:pPr>
      <w:spacing w:beforeAutospacing="1" w:afterAutospacing="1"/>
      <w:jc w:val="left"/>
    </w:pPr>
    <w:rPr>
      <w:rFonts w:ascii="Calibri" w:hAnsi="Calibri"/>
      <w:kern w:val="0"/>
      <w:sz w:val="24"/>
    </w:rPr>
  </w:style>
  <w:style w:type="paragraph" w:styleId="ad">
    <w:name w:val="annotation subject"/>
    <w:basedOn w:val="a4"/>
    <w:next w:val="a4"/>
    <w:semiHidden/>
    <w:qFormat/>
    <w:rPr>
      <w:b/>
      <w:bCs/>
    </w:rPr>
  </w:style>
  <w:style w:type="table" w:styleId="ae">
    <w:name w:val="Table Grid"/>
    <w:basedOn w:val="a1"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age number"/>
    <w:qFormat/>
  </w:style>
  <w:style w:type="character" w:styleId="af0">
    <w:name w:val="Hyperlink"/>
    <w:uiPriority w:val="99"/>
    <w:unhideWhenUsed/>
    <w:qFormat/>
    <w:rPr>
      <w:color w:val="0563C1"/>
      <w:u w:val="single"/>
    </w:rPr>
  </w:style>
  <w:style w:type="character" w:styleId="af1">
    <w:name w:val="annotation reference"/>
    <w:semiHidden/>
    <w:qFormat/>
    <w:rPr>
      <w:sz w:val="21"/>
      <w:szCs w:val="21"/>
    </w:rPr>
  </w:style>
  <w:style w:type="character" w:customStyle="1" w:styleId="a6">
    <w:name w:val="纯文本 字符"/>
    <w:link w:val="a5"/>
    <w:qFormat/>
    <w:rPr>
      <w:rFonts w:ascii="宋体" w:hAnsi="Courier New"/>
      <w:kern w:val="2"/>
      <w:sz w:val="21"/>
    </w:rPr>
  </w:style>
  <w:style w:type="character" w:customStyle="1" w:styleId="aa">
    <w:name w:val="页脚 字符"/>
    <w:link w:val="a9"/>
    <w:uiPriority w:val="99"/>
    <w:qFormat/>
    <w:rPr>
      <w:kern w:val="2"/>
      <w:sz w:val="18"/>
      <w:szCs w:val="18"/>
    </w:rPr>
  </w:style>
  <w:style w:type="paragraph" w:customStyle="1" w:styleId="xl27">
    <w:name w:val="xl27"/>
    <w:basedOn w:val="a"/>
    <w:uiPriority w:val="99"/>
    <w:qFormat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hAnsi="Arial Unicode MS" w:cs="Arial Unicode MS"/>
      <w:kern w:val="0"/>
      <w:szCs w:val="21"/>
    </w:rPr>
  </w:style>
  <w:style w:type="paragraph" w:customStyle="1" w:styleId="xl26">
    <w:name w:val="xl26"/>
    <w:basedOn w:val="a"/>
    <w:uiPriority w:val="99"/>
    <w:qFormat/>
    <w:pPr>
      <w:pBdr>
        <w:bottom w:val="single" w:sz="12" w:space="0" w:color="auto"/>
        <w:right w:val="single" w:sz="12" w:space="0" w:color="auto"/>
      </w:pBdr>
      <w:spacing w:before="100" w:beforeAutospacing="1" w:after="100" w:afterAutospacing="1"/>
      <w:jc w:val="center"/>
      <w:textAlignment w:val="center"/>
    </w:pPr>
    <w:rPr>
      <w:kern w:val="0"/>
      <w:sz w:val="28"/>
      <w:szCs w:val="28"/>
    </w:rPr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Chars="200" w:left="200"/>
    </w:pPr>
  </w:style>
  <w:style w:type="paragraph" w:customStyle="1" w:styleId="af2">
    <w:name w:val="文档正文"/>
    <w:link w:val="af3"/>
    <w:qFormat/>
    <w:pPr>
      <w:adjustRightInd w:val="0"/>
      <w:spacing w:after="160" w:line="360" w:lineRule="auto"/>
      <w:ind w:leftChars="95" w:left="199" w:firstLineChars="200" w:firstLine="560"/>
      <w:jc w:val="both"/>
      <w:textAlignment w:val="baseline"/>
    </w:pPr>
    <w:rPr>
      <w:rFonts w:cs="宋体"/>
      <w:color w:val="000000"/>
      <w:sz w:val="28"/>
      <w:szCs w:val="28"/>
    </w:rPr>
  </w:style>
  <w:style w:type="character" w:customStyle="1" w:styleId="af3">
    <w:name w:val="文档正文 字符"/>
    <w:link w:val="af2"/>
    <w:qFormat/>
    <w:rPr>
      <w:rFonts w:cs="宋体"/>
      <w:color w:val="000000"/>
      <w:sz w:val="28"/>
      <w:szCs w:val="28"/>
    </w:rPr>
  </w:style>
  <w:style w:type="character" w:customStyle="1" w:styleId="font01">
    <w:name w:val="font01"/>
    <w:qFormat/>
    <w:rPr>
      <w:rFonts w:ascii="宋体" w:eastAsia="宋体" w:hAnsi="宋体" w:cs="宋体" w:hint="eastAsia"/>
      <w:color w:val="000000"/>
      <w:sz w:val="22"/>
      <w:szCs w:val="22"/>
      <w:u w:val="none"/>
    </w:rPr>
  </w:style>
  <w:style w:type="paragraph" w:customStyle="1" w:styleId="31">
    <w:name w:val="标题 31"/>
    <w:qFormat/>
    <w:pPr>
      <w:keepNext/>
      <w:spacing w:before="120" w:after="80" w:line="360" w:lineRule="auto"/>
      <w:outlineLvl w:val="2"/>
    </w:pPr>
    <w:rPr>
      <w:rFonts w:eastAsia="黑体"/>
      <w:b/>
      <w:color w:val="000000"/>
      <w:sz w:val="22"/>
    </w:rPr>
  </w:style>
  <w:style w:type="paragraph" w:customStyle="1" w:styleId="CoverTitle">
    <w:name w:val="Cover Title"/>
    <w:qFormat/>
    <w:rPr>
      <w:rFonts w:eastAsia="黑体"/>
      <w:b/>
      <w:color w:val="000000"/>
      <w:sz w:val="40"/>
    </w:rPr>
  </w:style>
  <w:style w:type="paragraph" w:customStyle="1" w:styleId="CoverSubtitle">
    <w:name w:val="Cover Subtitle"/>
    <w:qFormat/>
    <w:rPr>
      <w:rFonts w:eastAsia="黑体"/>
      <w:b/>
      <w:color w:val="000000"/>
      <w:sz w:val="32"/>
    </w:rPr>
  </w:style>
  <w:style w:type="paragraph" w:customStyle="1" w:styleId="CoverMeta">
    <w:name w:val="Cover Meta"/>
    <w:qFormat/>
    <w:rPr>
      <w:color w:val="000000"/>
      <w:sz w:val="22"/>
    </w:rPr>
  </w:style>
  <w:style w:type="paragraph" w:customStyle="1" w:styleId="Instruction">
    <w:name w:val="Instruction"/>
    <w:qFormat/>
    <w:pPr>
      <w:spacing w:after="80" w:line="288" w:lineRule="auto"/>
    </w:pPr>
    <w:rPr>
      <w:color w:val="666666"/>
      <w:sz w:val="18"/>
    </w:rPr>
  </w:style>
  <w:style w:type="paragraph" w:customStyle="1" w:styleId="TableCaptionCN">
    <w:name w:val="Table Caption CN"/>
    <w:qFormat/>
    <w:pPr>
      <w:spacing w:before="80" w:after="80"/>
      <w:jc w:val="center"/>
    </w:pPr>
    <w:rPr>
      <w:color w:val="000000"/>
      <w:sz w:val="21"/>
    </w:rPr>
  </w:style>
  <w:style w:type="paragraph" w:customStyle="1" w:styleId="FigureCaptionCN">
    <w:name w:val="Figure Caption CN"/>
    <w:qFormat/>
    <w:pPr>
      <w:spacing w:before="60" w:after="140"/>
      <w:jc w:val="center"/>
    </w:pPr>
    <w:rPr>
      <w:color w:val="000000"/>
      <w:sz w:val="21"/>
    </w:rPr>
  </w:style>
  <w:style w:type="paragraph" w:customStyle="1" w:styleId="TableTextCN">
    <w:name w:val="Table Text CN"/>
    <w:qFormat/>
    <w:rPr>
      <w:color w:val="000000"/>
      <w:sz w:val="21"/>
    </w:rPr>
  </w:style>
  <w:style w:type="paragraph" w:customStyle="1" w:styleId="FormLabel">
    <w:name w:val="Form Label"/>
    <w:qFormat/>
    <w:rPr>
      <w:rFonts w:eastAsia="黑体"/>
      <w:b/>
      <w:color w:val="000000"/>
      <w:sz w:val="21"/>
    </w:rPr>
  </w:style>
  <w:style w:type="paragraph" w:customStyle="1" w:styleId="TOCTitleCN">
    <w:name w:val="TOC Title CN"/>
    <w:qFormat/>
    <w:rPr>
      <w:rFonts w:eastAsia="黑体"/>
      <w:b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3" Type="http://schemas.openxmlformats.org/officeDocument/2006/relationships/image" Target="media/image1.png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2198</Words>
  <Characters>12533</Characters>
  <Application>Microsoft Office Word</Application>
  <DocSecurity>0</DocSecurity>
  <Lines>104</Lines>
  <Paragraphs>29</Paragraphs>
  <ScaleCrop>false</ScaleCrop>
  <Company>CTIC</Company>
  <LinksUpToDate>false</LinksUpToDate>
  <CharactersWithSpaces>14702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玻纤增强拉挤电芯压条表面缺陷AI视觉检测系统详细方案设计模板</dc:title>
  <dc:subject>玻纤增强拉挤电芯压条表面缺陷AI视觉检测</dc:subject>
  <dc:creator>03组</dc:creator>
  <cp:keywords>玻纤拉挤；电芯压条；机器视觉；YOLO；详细方案设计模板</cp:keywords>
  <dc:description>仅参考源文件版式，不复用其技术内容。</dc:description>
  <cp:lastModifiedBy>小程 JS</cp:lastModifiedBy>
  <cp:revision>1</cp:revision>
  <cp:lastPrinted>2018-07-25T06:30:00Z</cp:lastPrinted>
  <dcterms:created xsi:type="dcterms:W3CDTF">2018-07-24T01:38:00Z</dcterms:created>
  <dcterms:modified xsi:type="dcterms:W3CDTF">2026-07-26T07:55:00Z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eyJoZGlkIjoiY2JmMWU0MjhhZDk4Yjg0NjFmYTQ4Y2Y0MDE4ZjZjN2MiLCJ1c2VySWQiOiIyODE0Njc5ODUifQ==</vt:lpwstr>
  </property>
  <property fmtid="{D5CDD505-2E9C-101B-9397-08002B2CF9AE}" pid="4" name="ICV">
    <vt:lpwstr>7A3610978DC1448CBFF9D6AC81A1D1C8_13</vt:lpwstr>
  </property>
</Properties>
</file>