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8EAC" w14:textId="77777777" w:rsidR="00A439FD" w:rsidRDefault="00A439FD">
      <w:pPr>
        <w:rPr>
          <w:rFonts w:hint="eastAsia"/>
        </w:rPr>
      </w:pPr>
    </w:p>
    <w:p w14:paraId="297D475F" w14:textId="77777777" w:rsidR="00A439FD" w:rsidRDefault="00A439FD">
      <w:pPr>
        <w:rPr>
          <w:rFonts w:hint="eastAsia"/>
        </w:rPr>
      </w:pPr>
    </w:p>
    <w:p w14:paraId="4627D271" w14:textId="77777777" w:rsidR="00A439FD" w:rsidRDefault="00A439FD">
      <w:pPr>
        <w:rPr>
          <w:rFonts w:hint="eastAsia"/>
        </w:rPr>
      </w:pPr>
    </w:p>
    <w:p w14:paraId="00C1051B" w14:textId="77777777" w:rsidR="00A439FD" w:rsidRDefault="00A439FD">
      <w:pPr>
        <w:rPr>
          <w:rFonts w:hint="eastAsia"/>
        </w:rPr>
      </w:pPr>
    </w:p>
    <w:p w14:paraId="07ED9E4D" w14:textId="77777777" w:rsidR="00A439FD" w:rsidRDefault="00000000">
      <w:pPr>
        <w:spacing w:after="520"/>
        <w:ind w:firstLine="0"/>
        <w:jc w:val="center"/>
        <w:rPr>
          <w:rFonts w:hint="eastAsia"/>
        </w:rPr>
      </w:pPr>
      <w:r>
        <w:rPr>
          <w:rFonts w:hAnsi="Times New Roman"/>
          <w:b/>
          <w:sz w:val="48"/>
        </w:rPr>
        <w:t>玻纤拉挤电芯压条</w:t>
      </w:r>
      <w:r>
        <w:rPr>
          <w:rFonts w:hAnsi="Times New Roman"/>
          <w:b/>
          <w:sz w:val="48"/>
        </w:rPr>
        <w:br/>
        <w:t>AI</w:t>
      </w:r>
      <w:r>
        <w:rPr>
          <w:rFonts w:hAnsi="Times New Roman"/>
          <w:b/>
          <w:sz w:val="48"/>
        </w:rPr>
        <w:t>视觉检测系统设计方案</w:t>
      </w:r>
    </w:p>
    <w:p w14:paraId="41DE9A02" w14:textId="77777777" w:rsidR="00A439FD" w:rsidRDefault="00A439FD">
      <w:pPr>
        <w:ind w:firstLine="0"/>
        <w:jc w:val="center"/>
        <w:rPr>
          <w:rFonts w:hAnsi="Times New Roman"/>
        </w:rPr>
      </w:pPr>
    </w:p>
    <w:p w14:paraId="13C72040" w14:textId="77777777" w:rsidR="00A439FD" w:rsidRDefault="00A439FD">
      <w:pPr>
        <w:ind w:firstLine="0"/>
        <w:jc w:val="center"/>
        <w:rPr>
          <w:rFonts w:hAnsi="Times New Roman"/>
        </w:rPr>
      </w:pPr>
    </w:p>
    <w:p w14:paraId="592CE70E" w14:textId="77777777" w:rsidR="00A439FD" w:rsidRDefault="00A439FD">
      <w:pPr>
        <w:ind w:firstLine="0"/>
        <w:jc w:val="center"/>
        <w:rPr>
          <w:rFonts w:hAnsi="Times New Roman"/>
        </w:rPr>
      </w:pPr>
    </w:p>
    <w:p w14:paraId="2AA8D995" w14:textId="77777777" w:rsidR="00A439FD" w:rsidRDefault="00A439FD">
      <w:pPr>
        <w:ind w:firstLine="0"/>
        <w:jc w:val="center"/>
        <w:rPr>
          <w:rFonts w:hAnsi="Times New Roman"/>
        </w:rPr>
      </w:pPr>
    </w:p>
    <w:p w14:paraId="2AAFE646" w14:textId="77777777" w:rsidR="00A439FD" w:rsidRDefault="00000000">
      <w:pPr>
        <w:ind w:firstLine="0"/>
        <w:jc w:val="center"/>
        <w:rPr>
          <w:rFonts w:hint="eastAsia"/>
        </w:rPr>
      </w:pPr>
      <w:r>
        <w:rPr>
          <w:rFonts w:hAnsi="Times New Roman"/>
        </w:rPr>
        <w:t>2026</w:t>
      </w:r>
      <w:r>
        <w:rPr>
          <w:rFonts w:hAnsi="Times New Roman"/>
        </w:rPr>
        <w:t>年</w:t>
      </w:r>
      <w:r>
        <w:rPr>
          <w:rFonts w:hAnsi="Times New Roman"/>
        </w:rPr>
        <w:t>7</w:t>
      </w:r>
      <w:r>
        <w:rPr>
          <w:rFonts w:hAnsi="Times New Roman"/>
        </w:rPr>
        <w:t>月</w:t>
      </w:r>
      <w:r>
        <w:rPr>
          <w:rFonts w:hAnsi="Times New Roman"/>
        </w:rPr>
        <w:t>31</w:t>
      </w:r>
      <w:r>
        <w:rPr>
          <w:rFonts w:hAnsi="Times New Roman"/>
        </w:rPr>
        <w:t>日</w:t>
      </w:r>
    </w:p>
    <w:p w14:paraId="3921C74C" w14:textId="77777777" w:rsidR="00A439FD" w:rsidRDefault="00A439FD">
      <w:pPr>
        <w:rPr>
          <w:rFonts w:hint="eastAsia"/>
        </w:rPr>
        <w:sectPr w:rsidR="00A439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pgNumType w:start="1"/>
          <w:cols w:space="720"/>
          <w:formProt w:val="0"/>
          <w:docGrid w:type="lines" w:linePitch="312"/>
        </w:sectPr>
      </w:pPr>
    </w:p>
    <w:p w14:paraId="5FE78D78" w14:textId="77777777" w:rsidR="00A439FD" w:rsidRDefault="00000000">
      <w:pPr>
        <w:spacing w:after="200"/>
        <w:ind w:firstLine="0"/>
        <w:jc w:val="center"/>
        <w:rPr>
          <w:rFonts w:hint="eastAsia"/>
        </w:rPr>
      </w:pPr>
      <w:r>
        <w:rPr>
          <w:rFonts w:hAnsi="Times New Roman"/>
          <w:b/>
          <w:sz w:val="36"/>
        </w:rPr>
        <w:lastRenderedPageBreak/>
        <w:t>目录</w:t>
      </w:r>
    </w:p>
    <w:p w14:paraId="512B0CC9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6434555" w:history="1">
        <w:r>
          <w:rPr>
            <w:rStyle w:val="af6"/>
          </w:rPr>
          <w:t>一、项目目标与总体设计</w:t>
        </w:r>
        <w:r>
          <w:tab/>
        </w:r>
        <w:r>
          <w:fldChar w:fldCharType="begin"/>
        </w:r>
        <w:r>
          <w:instrText xml:space="preserve"> PAGEREF _Toc236434555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B964CD7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56" w:history="1">
        <w:r>
          <w:rPr>
            <w:rStyle w:val="af6"/>
          </w:rPr>
          <w:t xml:space="preserve">1.1 </w:t>
        </w:r>
        <w:r>
          <w:rPr>
            <w:rStyle w:val="af6"/>
          </w:rPr>
          <w:t>项目对象与现场问题</w:t>
        </w:r>
        <w:r>
          <w:tab/>
        </w:r>
        <w:r>
          <w:fldChar w:fldCharType="begin"/>
        </w:r>
        <w:r>
          <w:instrText xml:space="preserve"> PAGEREF _Toc236434556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00EBB6E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57" w:history="1">
        <w:r>
          <w:rPr>
            <w:rStyle w:val="af6"/>
          </w:rPr>
          <w:t xml:space="preserve">1.2 </w:t>
        </w:r>
        <w:r>
          <w:rPr>
            <w:rStyle w:val="af6"/>
          </w:rPr>
          <w:t>本阶段交付目标</w:t>
        </w:r>
        <w:r>
          <w:tab/>
        </w:r>
        <w:r>
          <w:fldChar w:fldCharType="begin"/>
        </w:r>
        <w:r>
          <w:instrText xml:space="preserve"> PAGEREF _Toc236434557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0395761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58" w:history="1">
        <w:r>
          <w:rPr>
            <w:rStyle w:val="af6"/>
          </w:rPr>
          <w:t xml:space="preserve">1.3 </w:t>
        </w:r>
        <w:r>
          <w:rPr>
            <w:rStyle w:val="af6"/>
          </w:rPr>
          <w:t>技术指标与完成条件</w:t>
        </w:r>
        <w:r>
          <w:tab/>
        </w:r>
        <w:r>
          <w:fldChar w:fldCharType="begin"/>
        </w:r>
        <w:r>
          <w:instrText xml:space="preserve"> PAGEREF _Toc236434558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2DA1E13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59" w:history="1">
        <w:r>
          <w:rPr>
            <w:rStyle w:val="af6"/>
          </w:rPr>
          <w:t>二、设计输入与缺陷判定规则</w:t>
        </w:r>
        <w:r>
          <w:tab/>
        </w:r>
        <w:r>
          <w:fldChar w:fldCharType="begin"/>
        </w:r>
        <w:r>
          <w:instrText xml:space="preserve"> PAGEREF _Toc236434559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4C07FB7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0" w:history="1">
        <w:r>
          <w:rPr>
            <w:rStyle w:val="af6"/>
          </w:rPr>
          <w:t xml:space="preserve">2.1 </w:t>
        </w:r>
        <w:r>
          <w:rPr>
            <w:rStyle w:val="af6"/>
          </w:rPr>
          <w:t>产品、检测面与现场条件</w:t>
        </w:r>
        <w:r>
          <w:tab/>
        </w:r>
        <w:r>
          <w:fldChar w:fldCharType="begin"/>
        </w:r>
        <w:r>
          <w:instrText xml:space="preserve"> PAGEREF _Toc236434560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7F06DE3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1" w:history="1">
        <w:r>
          <w:rPr>
            <w:rStyle w:val="af6"/>
          </w:rPr>
          <w:t xml:space="preserve">2.2 </w:t>
        </w:r>
        <w:r>
          <w:rPr>
            <w:rStyle w:val="af6"/>
          </w:rPr>
          <w:t>七类缺陷及</w:t>
        </w:r>
        <w:r>
          <w:rPr>
            <w:rStyle w:val="af6"/>
          </w:rPr>
          <w:t>PTS</w:t>
        </w:r>
        <w:r>
          <w:rPr>
            <w:rStyle w:val="af6"/>
          </w:rPr>
          <w:t>关系</w:t>
        </w:r>
        <w:r>
          <w:tab/>
        </w:r>
        <w:r>
          <w:fldChar w:fldCharType="begin"/>
        </w:r>
        <w:r>
          <w:instrText xml:space="preserve"> PAGEREF _Toc236434561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DB49892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2" w:history="1">
        <w:r>
          <w:rPr>
            <w:rStyle w:val="af6"/>
          </w:rPr>
          <w:t xml:space="preserve">2.3 </w:t>
        </w:r>
        <w:r>
          <w:rPr>
            <w:rStyle w:val="af6"/>
          </w:rPr>
          <w:t>视觉判定、人工复核和不可见属性</w:t>
        </w:r>
        <w:r>
          <w:tab/>
        </w:r>
        <w:r>
          <w:fldChar w:fldCharType="begin"/>
        </w:r>
        <w:r>
          <w:instrText xml:space="preserve"> PAGEREF _Toc236434562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4E03A9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3" w:history="1">
        <w:r>
          <w:rPr>
            <w:rStyle w:val="af6"/>
          </w:rPr>
          <w:t xml:space="preserve">2.4 </w:t>
        </w:r>
        <w:r>
          <w:rPr>
            <w:rStyle w:val="af6"/>
          </w:rPr>
          <w:t>首轮验收类别与准入</w:t>
        </w:r>
        <w:r>
          <w:tab/>
        </w:r>
        <w:r>
          <w:fldChar w:fldCharType="begin"/>
        </w:r>
        <w:r>
          <w:instrText xml:space="preserve"> PAGEREF _Toc236434563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FEF5670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4" w:history="1">
        <w:r>
          <w:rPr>
            <w:rStyle w:val="af6"/>
          </w:rPr>
          <w:t>三、系统总体方案</w:t>
        </w:r>
        <w:r>
          <w:tab/>
        </w:r>
        <w:r>
          <w:fldChar w:fldCharType="begin"/>
        </w:r>
        <w:r>
          <w:instrText xml:space="preserve"> PAGEREF _Toc236434564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BD40431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5" w:history="1">
        <w:r>
          <w:rPr>
            <w:rStyle w:val="af6"/>
          </w:rPr>
          <w:t xml:space="preserve">3.1 </w:t>
        </w:r>
        <w:r>
          <w:rPr>
            <w:rStyle w:val="af6"/>
          </w:rPr>
          <w:t>总体架构</w:t>
        </w:r>
        <w:r>
          <w:tab/>
        </w:r>
        <w:r>
          <w:fldChar w:fldCharType="begin"/>
        </w:r>
        <w:r>
          <w:instrText xml:space="preserve"> PAGEREF _Toc236434565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FB1AF3C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6" w:history="1">
        <w:r>
          <w:rPr>
            <w:rStyle w:val="af6"/>
          </w:rPr>
          <w:t xml:space="preserve">3.2 </w:t>
        </w:r>
        <w:r>
          <w:rPr>
            <w:rStyle w:val="af6"/>
          </w:rPr>
          <w:t>系统运行流程</w:t>
        </w:r>
        <w:r>
          <w:tab/>
        </w:r>
        <w:r>
          <w:fldChar w:fldCharType="begin"/>
        </w:r>
        <w:r>
          <w:instrText xml:space="preserve"> PAGEREF _Toc236434566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E9C45B1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7" w:history="1">
        <w:r>
          <w:rPr>
            <w:rStyle w:val="af6"/>
          </w:rPr>
          <w:t xml:space="preserve">3.3 </w:t>
        </w:r>
        <w:r>
          <w:rPr>
            <w:rStyle w:val="af6"/>
          </w:rPr>
          <w:t>样件身份与在制队列</w:t>
        </w:r>
        <w:r>
          <w:tab/>
        </w:r>
        <w:r>
          <w:fldChar w:fldCharType="begin"/>
        </w:r>
        <w:r>
          <w:instrText xml:space="preserve"> PAGEREF _Toc236434567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C2AA0A5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8" w:history="1">
        <w:r>
          <w:rPr>
            <w:rStyle w:val="af6"/>
          </w:rPr>
          <w:t xml:space="preserve">3.4 </w:t>
        </w:r>
        <w:r>
          <w:rPr>
            <w:rStyle w:val="af6"/>
          </w:rPr>
          <w:t>系统状态与异常处理</w:t>
        </w:r>
        <w:r>
          <w:tab/>
        </w:r>
        <w:r>
          <w:fldChar w:fldCharType="begin"/>
        </w:r>
        <w:r>
          <w:instrText xml:space="preserve"> PAGEREF _Toc236434568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A61B1D6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69" w:history="1">
        <w:r>
          <w:rPr>
            <w:rStyle w:val="af6"/>
          </w:rPr>
          <w:t xml:space="preserve">3.5 </w:t>
        </w:r>
        <w:r>
          <w:rPr>
            <w:rStyle w:val="af6"/>
          </w:rPr>
          <w:t>系统能力与扩展接口</w:t>
        </w:r>
        <w:r>
          <w:tab/>
        </w:r>
        <w:r>
          <w:fldChar w:fldCharType="begin"/>
        </w:r>
        <w:r>
          <w:instrText xml:space="preserve"> PAGEREF _Toc236434569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0F014B1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0" w:history="1">
        <w:r>
          <w:rPr>
            <w:rStyle w:val="af6"/>
          </w:rPr>
          <w:t>四、机械、输送与成像设计</w:t>
        </w:r>
        <w:r>
          <w:tab/>
        </w:r>
        <w:r>
          <w:fldChar w:fldCharType="begin"/>
        </w:r>
        <w:r>
          <w:instrText xml:space="preserve"> PAGEREF _Toc236434570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5569BC0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1" w:history="1">
        <w:r>
          <w:rPr>
            <w:rStyle w:val="af6"/>
          </w:rPr>
          <w:t xml:space="preserve">4.1 </w:t>
        </w:r>
        <w:r>
          <w:rPr>
            <w:rStyle w:val="af6"/>
          </w:rPr>
          <w:t>总体布置</w:t>
        </w:r>
        <w:r>
          <w:tab/>
        </w:r>
        <w:r>
          <w:fldChar w:fldCharType="begin"/>
        </w:r>
        <w:r>
          <w:instrText xml:space="preserve"> PAGEREF _Toc236434571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6A1D93C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2" w:history="1">
        <w:r>
          <w:rPr>
            <w:rStyle w:val="af6"/>
          </w:rPr>
          <w:t xml:space="preserve">4.2 </w:t>
        </w:r>
        <w:r>
          <w:rPr>
            <w:rStyle w:val="af6"/>
          </w:rPr>
          <w:t>上料、导向与姿态保持</w:t>
        </w:r>
        <w:r>
          <w:tab/>
        </w:r>
        <w:r>
          <w:fldChar w:fldCharType="begin"/>
        </w:r>
        <w:r>
          <w:instrText xml:space="preserve"> PAGEREF _Toc236434572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A17AD62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3" w:history="1">
        <w:r>
          <w:rPr>
            <w:rStyle w:val="af6"/>
          </w:rPr>
          <w:t xml:space="preserve">4.3 </w:t>
        </w:r>
        <w:r>
          <w:rPr>
            <w:rStyle w:val="af6"/>
          </w:rPr>
          <w:t>四工位布置与参数要求</w:t>
        </w:r>
        <w:r>
          <w:tab/>
        </w:r>
        <w:r>
          <w:fldChar w:fldCharType="begin"/>
        </w:r>
        <w:r>
          <w:instrText xml:space="preserve"> PAGEREF _Toc236434573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9637998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4" w:history="1">
        <w:r>
          <w:rPr>
            <w:rStyle w:val="af6"/>
          </w:rPr>
          <w:t xml:space="preserve">4.4 </w:t>
        </w:r>
        <w:r>
          <w:rPr>
            <w:rStyle w:val="af6"/>
          </w:rPr>
          <w:t>底面开放拍摄窗口</w:t>
        </w:r>
        <w:r>
          <w:tab/>
        </w:r>
        <w:r>
          <w:fldChar w:fldCharType="begin"/>
        </w:r>
        <w:r>
          <w:instrText xml:space="preserve"> PAGEREF _Toc236434574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83C92C2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5" w:history="1">
        <w:r>
          <w:rPr>
            <w:rStyle w:val="af6"/>
          </w:rPr>
          <w:t xml:space="preserve">4.5 </w:t>
        </w:r>
        <w:r>
          <w:rPr>
            <w:rStyle w:val="af6"/>
          </w:rPr>
          <w:t>相机、镜头、光源与成像计算</w:t>
        </w:r>
        <w:r>
          <w:tab/>
        </w:r>
        <w:r>
          <w:fldChar w:fldCharType="begin"/>
        </w:r>
        <w:r>
          <w:instrText xml:space="preserve"> PAGEREF _Toc236434575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76D714CF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6" w:history="1">
        <w:r>
          <w:rPr>
            <w:rStyle w:val="af6"/>
          </w:rPr>
          <w:t xml:space="preserve">4.6 </w:t>
        </w:r>
        <w:r>
          <w:rPr>
            <w:rStyle w:val="af6"/>
          </w:rPr>
          <w:t>触发、身份关联与异常恢复</w:t>
        </w:r>
        <w:r>
          <w:tab/>
        </w:r>
        <w:r>
          <w:fldChar w:fldCharType="begin"/>
        </w:r>
        <w:r>
          <w:instrText xml:space="preserve"> PAGEREF _Toc236434576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34463E77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7" w:history="1">
        <w:r>
          <w:rPr>
            <w:rStyle w:val="af6"/>
          </w:rPr>
          <w:t xml:space="preserve">4.7 </w:t>
        </w:r>
        <w:r>
          <w:rPr>
            <w:rStyle w:val="af6"/>
          </w:rPr>
          <w:t>自动分拣、调试旁路与安全接口</w:t>
        </w:r>
        <w:r>
          <w:tab/>
        </w:r>
        <w:r>
          <w:fldChar w:fldCharType="begin"/>
        </w:r>
        <w:r>
          <w:instrText xml:space="preserve"> PAGEREF _Toc236434577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05D7190D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8" w:history="1">
        <w:r>
          <w:rPr>
            <w:rStyle w:val="af6"/>
          </w:rPr>
          <w:t xml:space="preserve">4.8 </w:t>
        </w:r>
        <w:r>
          <w:rPr>
            <w:rStyle w:val="af6"/>
          </w:rPr>
          <w:t>节拍、容量、数据量与延迟计算</w:t>
        </w:r>
        <w:r>
          <w:tab/>
        </w:r>
        <w:r>
          <w:fldChar w:fldCharType="begin"/>
        </w:r>
        <w:r>
          <w:instrText xml:space="preserve"> PAGEREF _Toc236434578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27E8B595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79" w:history="1">
        <w:r>
          <w:rPr>
            <w:rStyle w:val="af6"/>
          </w:rPr>
          <w:t xml:space="preserve">4.9 </w:t>
        </w:r>
        <w:r>
          <w:rPr>
            <w:rStyle w:val="af6"/>
          </w:rPr>
          <w:t>标定、维护与</w:t>
        </w:r>
        <w:r>
          <w:rPr>
            <w:rStyle w:val="af6"/>
          </w:rPr>
          <w:t>DOE</w:t>
        </w:r>
        <w:r>
          <w:rPr>
            <w:rStyle w:val="af6"/>
          </w:rPr>
          <w:t>输出</w:t>
        </w:r>
        <w:r>
          <w:tab/>
        </w:r>
        <w:r>
          <w:fldChar w:fldCharType="begin"/>
        </w:r>
        <w:r>
          <w:instrText xml:space="preserve"> PAGEREF _Toc236434579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258ACEE7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0" w:history="1">
        <w:r>
          <w:rPr>
            <w:rStyle w:val="af6"/>
          </w:rPr>
          <w:t>五、数据与算法设计</w:t>
        </w:r>
        <w:r>
          <w:tab/>
        </w:r>
        <w:r>
          <w:fldChar w:fldCharType="begin"/>
        </w:r>
        <w:r>
          <w:instrText xml:space="preserve"> PAGEREF _Toc236434580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5930291E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1" w:history="1">
        <w:r>
          <w:rPr>
            <w:rStyle w:val="af6"/>
          </w:rPr>
          <w:t xml:space="preserve">5.1 </w:t>
        </w:r>
        <w:r>
          <w:rPr>
            <w:rStyle w:val="af6"/>
          </w:rPr>
          <w:t>数据构成与样本有效性</w:t>
        </w:r>
        <w:r>
          <w:tab/>
        </w:r>
        <w:r>
          <w:fldChar w:fldCharType="begin"/>
        </w:r>
        <w:r>
          <w:instrText xml:space="preserve"> PAGEREF _Toc236434581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27A63C64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2" w:history="1">
        <w:r>
          <w:rPr>
            <w:rStyle w:val="af6"/>
          </w:rPr>
          <w:t xml:space="preserve">5.2 </w:t>
        </w:r>
        <w:r>
          <w:rPr>
            <w:rStyle w:val="af6"/>
          </w:rPr>
          <w:t>标注、互审与数据划分</w:t>
        </w:r>
        <w:r>
          <w:tab/>
        </w:r>
        <w:r>
          <w:fldChar w:fldCharType="begin"/>
        </w:r>
        <w:r>
          <w:instrText xml:space="preserve"> PAGEREF _Toc236434582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2F678FA9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3" w:history="1">
        <w:r>
          <w:rPr>
            <w:rStyle w:val="af6"/>
          </w:rPr>
          <w:t xml:space="preserve">5.3 </w:t>
        </w:r>
        <w:r>
          <w:rPr>
            <w:rStyle w:val="af6"/>
          </w:rPr>
          <w:t>主模型与辅助模型角色</w:t>
        </w:r>
        <w:r>
          <w:tab/>
        </w:r>
        <w:r>
          <w:fldChar w:fldCharType="begin"/>
        </w:r>
        <w:r>
          <w:instrText xml:space="preserve"> PAGEREF _Toc236434583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2FF1D3D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4" w:history="1">
        <w:r>
          <w:rPr>
            <w:rStyle w:val="af6"/>
          </w:rPr>
          <w:t xml:space="preserve">5.4 </w:t>
        </w:r>
        <w:r>
          <w:rPr>
            <w:rStyle w:val="af6"/>
          </w:rPr>
          <w:t>训练、评价、发布与回滚</w:t>
        </w:r>
        <w:r>
          <w:tab/>
        </w:r>
        <w:r>
          <w:fldChar w:fldCharType="begin"/>
        </w:r>
        <w:r>
          <w:instrText xml:space="preserve"> PAGEREF _Toc236434584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001174A5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5" w:history="1">
        <w:r>
          <w:rPr>
            <w:rStyle w:val="af6"/>
          </w:rPr>
          <w:t xml:space="preserve">5.5 </w:t>
        </w:r>
        <w:r>
          <w:rPr>
            <w:rStyle w:val="af6"/>
          </w:rPr>
          <w:t>模型输出、规则判断与产品判定</w:t>
        </w:r>
        <w:r>
          <w:tab/>
        </w:r>
        <w:r>
          <w:fldChar w:fldCharType="begin"/>
        </w:r>
        <w:r>
          <w:instrText xml:space="preserve"> PAGEREF _Toc236434585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38B49C5C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"_Toc236434586" </w:instrText>
      </w:r>
      <w:r>
        <w:fldChar w:fldCharType="separate"/>
      </w:r>
      <w:del w:id="0" w:author="软件组" w:date="2026-07-31T21:22:00Z">
        <w:r>
          <w:rPr>
            <w:rStyle w:val="af6"/>
          </w:rPr>
          <w:delText>六、离线软件与接口</w:delText>
        </w:r>
      </w:del>
      <w:ins w:id="1" w:author="软件组" w:date="2026-07-31T21:22:00Z">
        <w:r>
          <w:rPr>
            <w:rStyle w:val="af6"/>
          </w:rPr>
          <w:t>六、软件与应用系统</w:t>
        </w:r>
      </w:ins>
      <w:r>
        <w:tab/>
      </w:r>
      <w:r>
        <w:fldChar w:fldCharType="begin"/>
      </w:r>
      <w:r>
        <w:instrText xml:space="preserve"> PAGEREF _Toc236434586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3DF34AB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7" w:history="1">
        <w:r>
          <w:rPr>
            <w:rStyle w:val="af6"/>
          </w:rPr>
          <w:t xml:space="preserve">6.1 </w:t>
        </w:r>
        <w:r>
          <w:rPr>
            <w:rStyle w:val="af6"/>
          </w:rPr>
          <w:t>软件组成与运行方式</w:t>
        </w:r>
        <w:r>
          <w:tab/>
        </w:r>
        <w:r>
          <w:fldChar w:fldCharType="begin"/>
        </w:r>
        <w:r>
          <w:instrText xml:space="preserve"> PAGEREF _Toc236434587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24F42A90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8" w:history="1">
        <w:r>
          <w:rPr>
            <w:rStyle w:val="af6"/>
          </w:rPr>
          <w:t xml:space="preserve">6.2 </w:t>
        </w:r>
        <w:r>
          <w:rPr>
            <w:rStyle w:val="af6"/>
          </w:rPr>
          <w:t>任务状态与状态迁移</w:t>
        </w:r>
        <w:r>
          <w:tab/>
        </w:r>
        <w:r>
          <w:fldChar w:fldCharType="begin"/>
        </w:r>
        <w:r>
          <w:instrText xml:space="preserve"> PAGEREF _Toc236434588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461190C2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89" w:history="1">
        <w:r>
          <w:rPr>
            <w:rStyle w:val="af6"/>
          </w:rPr>
          <w:t>6.3 result.json</w:t>
        </w:r>
        <w:r>
          <w:rPr>
            <w:rStyle w:val="af6"/>
          </w:rPr>
          <w:t>与</w:t>
        </w:r>
        <w:r>
          <w:rPr>
            <w:rStyle w:val="af6"/>
          </w:rPr>
          <w:t>piece_result.json</w:t>
        </w:r>
        <w:r>
          <w:tab/>
        </w:r>
        <w:r>
          <w:fldChar w:fldCharType="begin"/>
        </w:r>
        <w:r>
          <w:instrText xml:space="preserve"> PAGEREF _Toc236434589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2AEB3007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0" w:history="1">
        <w:r>
          <w:rPr>
            <w:rStyle w:val="af6"/>
          </w:rPr>
          <w:t xml:space="preserve">6.4 </w:t>
        </w:r>
        <w:r>
          <w:rPr>
            <w:rStyle w:val="af6"/>
          </w:rPr>
          <w:t>异常处理与日志</w:t>
        </w:r>
        <w:r>
          <w:tab/>
        </w:r>
        <w:r>
          <w:fldChar w:fldCharType="begin"/>
        </w:r>
        <w:r>
          <w:instrText xml:space="preserve"> PAGEREF _Toc236434590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1B9E564F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1" w:history="1">
        <w:r>
          <w:rPr>
            <w:rStyle w:val="af6"/>
          </w:rPr>
          <w:t xml:space="preserve">6.5 </w:t>
        </w:r>
        <w:r>
          <w:rPr>
            <w:rStyle w:val="af6"/>
          </w:rPr>
          <w:t>与</w:t>
        </w:r>
        <w:r>
          <w:rPr>
            <w:rStyle w:val="af6"/>
          </w:rPr>
          <w:t>detector-ui</w:t>
        </w:r>
        <w:r>
          <w:rPr>
            <w:rStyle w:val="af6"/>
          </w:rPr>
          <w:t>的接口</w:t>
        </w:r>
        <w:r>
          <w:tab/>
        </w:r>
        <w:r>
          <w:fldChar w:fldCharType="begin"/>
        </w:r>
        <w:r>
          <w:instrText xml:space="preserve"> PAGEREF _Toc236434591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2461DF68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2" w:history="1">
        <w:r>
          <w:rPr>
            <w:rStyle w:val="af6"/>
          </w:rPr>
          <w:t>6.6 MES/QMS</w:t>
        </w:r>
        <w:r>
          <w:rPr>
            <w:rStyle w:val="af6"/>
          </w:rPr>
          <w:t>预留接口</w:t>
        </w:r>
        <w:r>
          <w:tab/>
        </w:r>
        <w:r>
          <w:fldChar w:fldCharType="begin"/>
        </w:r>
        <w:r>
          <w:instrText xml:space="preserve"> PAGEREF _Toc236434592 \h 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59C44FED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3" w:history="1">
        <w:r>
          <w:rPr>
            <w:rStyle w:val="af6"/>
          </w:rPr>
          <w:t>七、测试与验收</w:t>
        </w:r>
        <w:r>
          <w:tab/>
        </w:r>
        <w:r>
          <w:fldChar w:fldCharType="begin"/>
        </w:r>
        <w:r>
          <w:instrText xml:space="preserve"> PAGEREF _Toc236434593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5B3B2B4F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4" w:history="1">
        <w:r>
          <w:rPr>
            <w:rStyle w:val="af6"/>
          </w:rPr>
          <w:t xml:space="preserve">7.1 </w:t>
        </w:r>
        <w:r>
          <w:rPr>
            <w:rStyle w:val="af6"/>
          </w:rPr>
          <w:t>测试阶段与进入条件</w:t>
        </w:r>
        <w:r>
          <w:tab/>
        </w:r>
        <w:r>
          <w:fldChar w:fldCharType="begin"/>
        </w:r>
        <w:r>
          <w:instrText xml:space="preserve"> PAGEREF _Toc236434594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07F96B57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5" w:history="1">
        <w:r>
          <w:rPr>
            <w:rStyle w:val="af6"/>
          </w:rPr>
          <w:t>7.2 50</w:t>
        </w:r>
        <w:r>
          <w:rPr>
            <w:rStyle w:val="af6"/>
          </w:rPr>
          <w:t>件盲测组成与封存</w:t>
        </w:r>
        <w:r>
          <w:tab/>
        </w:r>
        <w:r>
          <w:fldChar w:fldCharType="begin"/>
        </w:r>
        <w:r>
          <w:instrText xml:space="preserve"> PAGEREF _Toc236434595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0697A2D4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6" w:history="1">
        <w:r>
          <w:rPr>
            <w:rStyle w:val="af6"/>
          </w:rPr>
          <w:t xml:space="preserve">7.3 </w:t>
        </w:r>
        <w:r>
          <w:rPr>
            <w:rStyle w:val="af6"/>
          </w:rPr>
          <w:t>真值制作与角色分离</w:t>
        </w:r>
        <w:r>
          <w:tab/>
        </w:r>
        <w:r>
          <w:fldChar w:fldCharType="begin"/>
        </w:r>
        <w:r>
          <w:instrText xml:space="preserve"> PAGEREF _Toc236434596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024E57AA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7" w:history="1">
        <w:r>
          <w:rPr>
            <w:rStyle w:val="af6"/>
          </w:rPr>
          <w:t xml:space="preserve">7.4 </w:t>
        </w:r>
        <w:r>
          <w:rPr>
            <w:rStyle w:val="af6"/>
          </w:rPr>
          <w:t>指标口径与</w:t>
        </w:r>
        <w:r>
          <w:rPr>
            <w:rStyle w:val="af6"/>
          </w:rPr>
          <w:t>REVIEW</w:t>
        </w:r>
        <w:r>
          <w:rPr>
            <w:rStyle w:val="af6"/>
          </w:rPr>
          <w:t>统计</w:t>
        </w:r>
        <w:r>
          <w:tab/>
        </w:r>
        <w:r>
          <w:fldChar w:fldCharType="begin"/>
        </w:r>
        <w:r>
          <w:instrText xml:space="preserve"> PAGEREF _Toc236434597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1285D486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8" w:history="1">
        <w:r>
          <w:rPr>
            <w:rStyle w:val="af6"/>
          </w:rPr>
          <w:t xml:space="preserve">7.5 </w:t>
        </w:r>
        <w:r>
          <w:rPr>
            <w:rStyle w:val="af6"/>
          </w:rPr>
          <w:t>效率对照与节拍验证</w:t>
        </w:r>
        <w:r>
          <w:tab/>
        </w:r>
        <w:r>
          <w:fldChar w:fldCharType="begin"/>
        </w:r>
        <w:r>
          <w:instrText xml:space="preserve"> PAGEREF _Toc236434598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3336E243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599" w:history="1">
        <w:r>
          <w:rPr>
            <w:rStyle w:val="af6"/>
          </w:rPr>
          <w:t xml:space="preserve">7.6 </w:t>
        </w:r>
        <w:r>
          <w:rPr>
            <w:rStyle w:val="af6"/>
          </w:rPr>
          <w:t>功能、接口与异常场景</w:t>
        </w:r>
        <w:r>
          <w:tab/>
        </w:r>
        <w:r>
          <w:fldChar w:fldCharType="begin"/>
        </w:r>
        <w:r>
          <w:instrText xml:space="preserve"> PAGEREF _Toc236434599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B92FD0E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0" w:history="1">
        <w:r>
          <w:rPr>
            <w:rStyle w:val="af6"/>
          </w:rPr>
          <w:t xml:space="preserve">7.7 </w:t>
        </w:r>
        <w:r>
          <w:rPr>
            <w:rStyle w:val="af6"/>
          </w:rPr>
          <w:t>验收追溯与结论规则</w:t>
        </w:r>
        <w:r>
          <w:tab/>
        </w:r>
        <w:r>
          <w:fldChar w:fldCharType="begin"/>
        </w:r>
        <w:r>
          <w:instrText xml:space="preserve"> PAGEREF _Toc236434600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3102DE53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1" w:history="1">
        <w:r>
          <w:rPr>
            <w:rStyle w:val="af6"/>
          </w:rPr>
          <w:t>八、实施计划与保障措施</w:t>
        </w:r>
        <w:r>
          <w:tab/>
        </w:r>
        <w:r>
          <w:fldChar w:fldCharType="begin"/>
        </w:r>
        <w:r>
          <w:instrText xml:space="preserve"> PAGEREF _Toc236434601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5617E0A1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2" w:history="1">
        <w:r>
          <w:rPr>
            <w:rStyle w:val="af6"/>
          </w:rPr>
          <w:t xml:space="preserve">8.1 </w:t>
        </w:r>
        <w:r>
          <w:rPr>
            <w:rStyle w:val="af6"/>
          </w:rPr>
          <w:t>里程碑与阶段交付</w:t>
        </w:r>
        <w:r>
          <w:tab/>
        </w:r>
        <w:r>
          <w:fldChar w:fldCharType="begin"/>
        </w:r>
        <w:r>
          <w:instrText xml:space="preserve"> PAGEREF _Toc236434602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6D116F74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3" w:history="1">
        <w:r>
          <w:rPr>
            <w:rStyle w:val="af6"/>
          </w:rPr>
          <w:t xml:space="preserve">8.2 </w:t>
        </w:r>
        <w:r>
          <w:rPr>
            <w:rStyle w:val="af6"/>
          </w:rPr>
          <w:t>专业职责</w:t>
        </w:r>
        <w:r>
          <w:tab/>
        </w:r>
        <w:r>
          <w:fldChar w:fldCharType="begin"/>
        </w:r>
        <w:r>
          <w:instrText xml:space="preserve"> PAGEREF _Toc236434603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50EDB5B8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4" w:history="1">
        <w:r>
          <w:rPr>
            <w:rStyle w:val="af6"/>
          </w:rPr>
          <w:t xml:space="preserve">8.3 </w:t>
        </w:r>
        <w:r>
          <w:rPr>
            <w:rStyle w:val="af6"/>
          </w:rPr>
          <w:t>主要风险与处置</w:t>
        </w:r>
        <w:r>
          <w:tab/>
        </w:r>
        <w:r>
          <w:fldChar w:fldCharType="begin"/>
        </w:r>
        <w:r>
          <w:instrText xml:space="preserve"> PAGEREF _Toc236434604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4A6121FE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5" w:history="1">
        <w:r>
          <w:rPr>
            <w:rStyle w:val="af6"/>
          </w:rPr>
          <w:t xml:space="preserve">8.4 </w:t>
        </w:r>
        <w:r>
          <w:rPr>
            <w:rStyle w:val="af6"/>
          </w:rPr>
          <w:t>设计定版、变更与回滚</w:t>
        </w:r>
        <w:r>
          <w:tab/>
        </w:r>
        <w:r>
          <w:fldChar w:fldCharType="begin"/>
        </w:r>
        <w:r>
          <w:instrText xml:space="preserve"> PAGEREF _Toc236434605 \h 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0B61F86D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6" w:history="1">
        <w:r>
          <w:rPr>
            <w:rStyle w:val="af6"/>
          </w:rPr>
          <w:t>附录</w:t>
        </w:r>
        <w:r>
          <w:rPr>
            <w:rStyle w:val="af6"/>
          </w:rPr>
          <w:t xml:space="preserve">A  </w:t>
        </w:r>
        <w:r>
          <w:rPr>
            <w:rStyle w:val="af6"/>
          </w:rPr>
          <w:t>离线命令行与错误代码</w:t>
        </w:r>
        <w:r>
          <w:tab/>
        </w:r>
        <w:r>
          <w:fldChar w:fldCharType="begin"/>
        </w:r>
        <w:r>
          <w:instrText xml:space="preserve"> PAGEREF _Toc236434606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48841755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7" w:history="1">
        <w:r>
          <w:rPr>
            <w:rStyle w:val="af6"/>
          </w:rPr>
          <w:t>A.1 CLI</w:t>
        </w:r>
        <w:r>
          <w:rPr>
            <w:rStyle w:val="af6"/>
          </w:rPr>
          <w:t>入口</w:t>
        </w:r>
        <w:r>
          <w:tab/>
        </w:r>
        <w:r>
          <w:fldChar w:fldCharType="begin"/>
        </w:r>
        <w:r>
          <w:instrText xml:space="preserve"> PAGEREF _Toc236434607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0E7FF864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8" w:history="1">
        <w:r>
          <w:rPr>
            <w:rStyle w:val="af6"/>
          </w:rPr>
          <w:t xml:space="preserve">A.2 </w:t>
        </w:r>
        <w:r>
          <w:rPr>
            <w:rStyle w:val="af6"/>
          </w:rPr>
          <w:t>典型错误代码</w:t>
        </w:r>
        <w:r>
          <w:tab/>
        </w:r>
        <w:r>
          <w:fldChar w:fldCharType="begin"/>
        </w:r>
        <w:r>
          <w:instrText xml:space="preserve"> PAGEREF _Toc236434608 \h 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5E68C601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09" w:history="1">
        <w:r>
          <w:rPr>
            <w:rStyle w:val="af6"/>
          </w:rPr>
          <w:t>附录</w:t>
        </w:r>
        <w:r>
          <w:rPr>
            <w:rStyle w:val="af6"/>
          </w:rPr>
          <w:t>B  JSON</w:t>
        </w:r>
        <w:r>
          <w:rPr>
            <w:rStyle w:val="af6"/>
          </w:rPr>
          <w:t>契约与示例</w:t>
        </w:r>
        <w:r>
          <w:tab/>
        </w:r>
        <w:r>
          <w:fldChar w:fldCharType="begin"/>
        </w:r>
        <w:r>
          <w:instrText xml:space="preserve"> PAGEREF _Toc236434609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7480FE9C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10" w:history="1">
        <w:r>
          <w:rPr>
            <w:rStyle w:val="af6"/>
          </w:rPr>
          <w:t xml:space="preserve">B.1 </w:t>
        </w:r>
        <w:r>
          <w:rPr>
            <w:rStyle w:val="af6"/>
          </w:rPr>
          <w:t>图像级</w:t>
        </w:r>
        <w:r>
          <w:rPr>
            <w:rStyle w:val="af6"/>
          </w:rPr>
          <w:t>result.json</w:t>
        </w:r>
        <w:r>
          <w:rPr>
            <w:rStyle w:val="af6"/>
          </w:rPr>
          <w:t>示例</w:t>
        </w:r>
        <w:r>
          <w:tab/>
        </w:r>
        <w:r>
          <w:fldChar w:fldCharType="begin"/>
        </w:r>
        <w:r>
          <w:instrText xml:space="preserve"> PAGEREF _Toc236434610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3B4963E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11" w:history="1">
        <w:r>
          <w:rPr>
            <w:rStyle w:val="af6"/>
          </w:rPr>
          <w:t xml:space="preserve">B.2 </w:t>
        </w:r>
        <w:r>
          <w:rPr>
            <w:rStyle w:val="af6"/>
          </w:rPr>
          <w:t>产品级</w:t>
        </w:r>
        <w:r>
          <w:rPr>
            <w:rStyle w:val="af6"/>
          </w:rPr>
          <w:t>piece_result.json</w:t>
        </w:r>
        <w:r>
          <w:rPr>
            <w:rStyle w:val="af6"/>
          </w:rPr>
          <w:t>示例</w:t>
        </w:r>
        <w:r>
          <w:tab/>
        </w:r>
        <w:r>
          <w:fldChar w:fldCharType="begin"/>
        </w:r>
        <w:r>
          <w:instrText xml:space="preserve"> PAGEREF _Toc236434611 \h 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1F48DD6" w14:textId="77777777" w:rsidR="00A439FD" w:rsidRDefault="00000000">
      <w:pPr>
        <w:pStyle w:val="TOC1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12" w:history="1">
        <w:r>
          <w:rPr>
            <w:rStyle w:val="af6"/>
          </w:rPr>
          <w:t>附录</w:t>
        </w:r>
        <w:r>
          <w:rPr>
            <w:rStyle w:val="af6"/>
          </w:rPr>
          <w:t xml:space="preserve">C  </w:t>
        </w:r>
        <w:r>
          <w:rPr>
            <w:rStyle w:val="af6"/>
          </w:rPr>
          <w:t>目录、标注、</w:t>
        </w:r>
        <w:r>
          <w:rPr>
            <w:rStyle w:val="af6"/>
          </w:rPr>
          <w:t>DOE</w:t>
        </w:r>
        <w:r>
          <w:rPr>
            <w:rStyle w:val="af6"/>
          </w:rPr>
          <w:t>与许可记录</w:t>
        </w:r>
        <w:r>
          <w:tab/>
        </w:r>
        <w:r>
          <w:fldChar w:fldCharType="begin"/>
        </w:r>
        <w:r>
          <w:instrText xml:space="preserve"> PAGEREF _Toc236434612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6DF1FEE4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13" w:history="1">
        <w:r>
          <w:rPr>
            <w:rStyle w:val="af6"/>
          </w:rPr>
          <w:t xml:space="preserve">C.1 </w:t>
        </w:r>
        <w:r>
          <w:rPr>
            <w:rStyle w:val="af6"/>
          </w:rPr>
          <w:t>推荐目录与命名</w:t>
        </w:r>
        <w:r>
          <w:tab/>
        </w:r>
        <w:r>
          <w:fldChar w:fldCharType="begin"/>
        </w:r>
        <w:r>
          <w:instrText xml:space="preserve"> PAGEREF _Toc236434613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77CC5AD9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14" w:history="1">
        <w:r>
          <w:rPr>
            <w:rStyle w:val="af6"/>
          </w:rPr>
          <w:t xml:space="preserve">C.2 </w:t>
        </w:r>
        <w:r>
          <w:rPr>
            <w:rStyle w:val="af6"/>
          </w:rPr>
          <w:t>标注与互审字段</w:t>
        </w:r>
        <w:r>
          <w:tab/>
        </w:r>
        <w:r>
          <w:fldChar w:fldCharType="begin"/>
        </w:r>
        <w:r>
          <w:instrText xml:space="preserve"> PAGEREF _Toc236434614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75C637EE" w14:textId="77777777" w:rsidR="00A439FD" w:rsidRDefault="00000000">
      <w:pPr>
        <w:pStyle w:val="TOC2"/>
        <w:ind w:left="560"/>
        <w:rPr>
          <w:rFonts w:asciiTheme="minorHAnsi" w:eastAsiaTheme="minorEastAsia" w:hAnsiTheme="minorHAnsi" w:hint="eastAsia"/>
          <w:bCs w:val="0"/>
          <w:iCs w:val="0"/>
          <w:color w:val="auto"/>
          <w:sz w:val="22"/>
          <w:szCs w:val="24"/>
          <w14:ligatures w14:val="standardContextual"/>
        </w:rPr>
      </w:pPr>
      <w:hyperlink w:anchor="_Toc236434615" w:history="1">
        <w:r>
          <w:rPr>
            <w:rStyle w:val="af6"/>
          </w:rPr>
          <w:t>C.3 DOE</w:t>
        </w:r>
        <w:r>
          <w:rPr>
            <w:rStyle w:val="af6"/>
          </w:rPr>
          <w:t>与软件许可记录</w:t>
        </w:r>
        <w:r>
          <w:tab/>
        </w:r>
        <w:r>
          <w:fldChar w:fldCharType="begin"/>
        </w:r>
        <w:r>
          <w:instrText xml:space="preserve"> PAGEREF _Toc236434615 \h 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505CA477" w14:textId="77777777" w:rsidR="00A439FD" w:rsidRDefault="00000000">
      <w:pPr>
        <w:spacing w:line="240" w:lineRule="auto"/>
        <w:ind w:firstLine="0"/>
        <w:rPr>
          <w:rFonts w:hint="eastAsia"/>
        </w:rPr>
      </w:pPr>
      <w:r>
        <w:fldChar w:fldCharType="end"/>
      </w:r>
    </w:p>
    <w:p w14:paraId="0D1E3E94" w14:textId="77777777" w:rsidR="00A439FD" w:rsidRDefault="00A439FD">
      <w:pPr>
        <w:rPr>
          <w:rFonts w:hint="eastAsia"/>
        </w:rPr>
        <w:sectPr w:rsidR="00A439FD">
          <w:headerReference w:type="default" r:id="rId14"/>
          <w:footerReference w:type="default" r:id="rId15"/>
          <w:pgSz w:w="11906" w:h="16838"/>
          <w:pgMar w:top="1440" w:right="1440" w:bottom="1440" w:left="1440" w:header="709" w:footer="709" w:gutter="0"/>
          <w:pgNumType w:start="1"/>
          <w:cols w:space="720"/>
          <w:formProt w:val="0"/>
          <w:docGrid w:type="lines" w:linePitch="312"/>
        </w:sectPr>
      </w:pPr>
    </w:p>
    <w:p w14:paraId="5C5362F8" w14:textId="77777777" w:rsidR="00A439FD" w:rsidRDefault="00000000">
      <w:pPr>
        <w:pStyle w:val="1"/>
      </w:pPr>
      <w:bookmarkStart w:id="2" w:name="_Toc236434555"/>
      <w:r>
        <w:lastRenderedPageBreak/>
        <w:t>一、项目目标与总体设计</w:t>
      </w:r>
      <w:bookmarkEnd w:id="2"/>
    </w:p>
    <w:p w14:paraId="0608AE92" w14:textId="77777777" w:rsidR="00A439FD" w:rsidRDefault="00000000">
      <w:pPr>
        <w:pStyle w:val="2"/>
        <w:rPr>
          <w:rFonts w:hint="eastAsia"/>
        </w:rPr>
      </w:pPr>
      <w:bookmarkStart w:id="3" w:name="_Toc236434556"/>
      <w:r>
        <w:t xml:space="preserve">1.1 </w:t>
      </w:r>
      <w:r>
        <w:t>项目对象与现场问题</w:t>
      </w:r>
      <w:bookmarkEnd w:id="3"/>
    </w:p>
    <w:p w14:paraId="161DCECA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本项目检测新能源汽车电芯压条用玻璃纤维拉挤制品的四面外观。产品宽度为</w:t>
      </w:r>
      <w:r>
        <w:rPr>
          <w:rFonts w:hAnsi="Times New Roman"/>
        </w:rPr>
        <w:t>30</w:t>
      </w:r>
      <w:r>
        <w:rPr>
          <w:rFonts w:hAnsi="Times New Roman"/>
        </w:rPr>
        <w:t>～</w:t>
      </w:r>
      <w:r>
        <w:rPr>
          <w:rFonts w:hAnsi="Times New Roman"/>
        </w:rPr>
        <w:t>50 mm</w:t>
      </w:r>
      <w:r>
        <w:rPr>
          <w:rFonts w:hAnsi="Times New Roman"/>
        </w:rPr>
        <w:t>、长度可接近</w:t>
      </w:r>
      <w:r>
        <w:rPr>
          <w:rFonts w:hAnsi="Times New Roman"/>
        </w:rPr>
        <w:t>2 m</w:t>
      </w:r>
      <w:r>
        <w:rPr>
          <w:rFonts w:hAnsi="Times New Roman"/>
        </w:rPr>
        <w:t>，表面含树脂基体、纤维纹理、表面毡、</w:t>
      </w:r>
      <w:r>
        <w:rPr>
          <w:rFonts w:hAnsi="Times New Roman"/>
        </w:rPr>
        <w:t>R</w:t>
      </w:r>
      <w:r>
        <w:rPr>
          <w:rFonts w:hAnsi="Times New Roman"/>
        </w:rPr>
        <w:t>角和加工痕迹；同一位置随观察方向可能呈现亮斑、灰白线或纹理突变。现行人工检验还受照明、人员经验和连续作业影响，记录不易稳定关联批次、检测面和位置。本</w:t>
      </w:r>
      <w:r>
        <w:rPr>
          <w:rFonts w:hAnsi="Times New Roman" w:hint="eastAsia"/>
        </w:rPr>
        <w:t>方案</w:t>
      </w:r>
      <w:r>
        <w:rPr>
          <w:rFonts w:hAnsi="Times New Roman"/>
        </w:rPr>
        <w:t>以四面受控成像和</w:t>
      </w:r>
      <w:r>
        <w:rPr>
          <w:rFonts w:hAnsi="Times New Roman"/>
        </w:rPr>
        <w:t>piece_id</w:t>
      </w:r>
      <w:r>
        <w:rPr>
          <w:rFonts w:hAnsi="Times New Roman"/>
        </w:rPr>
        <w:t>为基础，把原图、机器结果和人工复核归入同一记录，并用同批样件比较人工与机器完整流程。</w:t>
      </w:r>
    </w:p>
    <w:p w14:paraId="1092D442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5B84D26A" wp14:editId="11892406">
            <wp:extent cx="2645410" cy="198437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Times New Roman"/>
          <w:sz w:val="12"/>
        </w:rPr>
        <w:t xml:space="preserve">   </w:t>
      </w:r>
      <w:r>
        <w:rPr>
          <w:noProof/>
        </w:rPr>
        <w:drawing>
          <wp:inline distT="0" distB="0" distL="114300" distR="114300" wp14:anchorId="5537A2CA" wp14:editId="526D0A74">
            <wp:extent cx="2645410" cy="198437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9648" w14:textId="77777777" w:rsidR="00A439FD" w:rsidRDefault="00000000">
      <w:pPr>
        <w:pStyle w:val="11"/>
      </w:pPr>
      <w:r>
        <w:t>图</w:t>
      </w:r>
      <w:r>
        <w:t xml:space="preserve">1  </w:t>
      </w:r>
      <w:r>
        <w:t>现场生产与人工检验条件（</w:t>
      </w:r>
      <w:r>
        <w:t>a</w:t>
      </w:r>
      <w:r>
        <w:t>）现场生产线记录；（</w:t>
      </w:r>
      <w:r>
        <w:t>b</w:t>
      </w:r>
      <w:r>
        <w:t>）现行人工检验台记录</w:t>
      </w:r>
    </w:p>
    <w:p w14:paraId="61C32BBC" w14:textId="77777777" w:rsidR="00A439FD" w:rsidRDefault="00000000">
      <w:pPr>
        <w:pStyle w:val="2"/>
        <w:rPr>
          <w:rFonts w:hint="eastAsia"/>
        </w:rPr>
      </w:pPr>
      <w:bookmarkStart w:id="4" w:name="_Toc236434557"/>
      <w:r>
        <w:t xml:space="preserve">1.2 </w:t>
      </w:r>
      <w:r>
        <w:t>本阶段交付目标</w:t>
      </w:r>
      <w:bookmarkEnd w:id="4"/>
    </w:p>
    <w:p w14:paraId="1771B493" w14:textId="77777777" w:rsidR="00A439FD" w:rsidRDefault="00000000">
      <w:pPr>
        <w:rPr>
          <w:rFonts w:hint="eastAsia"/>
        </w:rPr>
      </w:pPr>
      <w:r>
        <w:t>本阶段交付一套可在</w:t>
      </w:r>
      <w:r>
        <w:t>Windows</w:t>
      </w:r>
      <w:r>
        <w:t>电脑无网运行并与自动检测线联动的检测闭环。成捆产品由倾斜漏斗料仓和振动机构完成单根出料，经带式过渡进入辊筒输送段，伺服对中机构校正姿态后，产品依次通过</w:t>
      </w:r>
      <w:r>
        <w:t>S1</w:t>
      </w:r>
      <w:r>
        <w:t>顶面、</w:t>
      </w:r>
      <w:r>
        <w:t>S2</w:t>
      </w:r>
      <w:r>
        <w:t>右侧面、</w:t>
      </w:r>
      <w:r>
        <w:t>S3</w:t>
      </w:r>
      <w:r>
        <w:t>左侧面和</w:t>
      </w:r>
      <w:r>
        <w:t>S4</w:t>
      </w:r>
      <w:r>
        <w:t>底面工位。采集端以</w:t>
      </w:r>
      <w:r>
        <w:t>piece_id</w:t>
      </w:r>
      <w:r>
        <w:t>关联四面图像，离</w:t>
      </w:r>
      <w:r>
        <w:lastRenderedPageBreak/>
        <w:t>线算法完成实例检测、规则聚合和产品级判定，</w:t>
      </w:r>
      <w:r>
        <w:t>PLC</w:t>
      </w:r>
      <w:r>
        <w:t>在分拣门禁通过后驱动气动推板完成</w:t>
      </w:r>
      <w:r>
        <w:t>OK</w:t>
      </w:r>
      <w:r>
        <w:t>、</w:t>
      </w:r>
      <w:r>
        <w:t>NG</w:t>
      </w:r>
      <w:r>
        <w:t>分流。</w:t>
      </w:r>
    </w:p>
    <w:p w14:paraId="002926C0" w14:textId="77777777" w:rsidR="00A439FD" w:rsidRDefault="00000000">
      <w:pPr>
        <w:rPr>
          <w:rFonts w:hint="eastAsia"/>
        </w:rPr>
      </w:pPr>
      <w:r>
        <w:t>正式运行基线为漏斗振动单根上料、带式过渡、辊筒输送、伺服对中、四工位采集、本地离线判定和气动分拣，设计线速约</w:t>
      </w:r>
      <w:r>
        <w:t>1 m/min</w:t>
      </w:r>
      <w:r>
        <w:t>。人工上料、人工复核和人工分流仅用于安装调试、</w:t>
      </w:r>
      <w:r>
        <w:t>50</w:t>
      </w:r>
      <w:r>
        <w:t>件盲测、设备故障或结果异常时的旁路处置；调试模式不得覆盖机器原始结论。</w:t>
      </w:r>
    </w:p>
    <w:p w14:paraId="45C041D5" w14:textId="77777777" w:rsidR="00A439FD" w:rsidRDefault="00000000">
      <w:pPr>
        <w:pStyle w:val="2"/>
        <w:rPr>
          <w:rFonts w:hint="eastAsia"/>
        </w:rPr>
      </w:pPr>
      <w:bookmarkStart w:id="5" w:name="_Toc236434558"/>
      <w:r>
        <w:t xml:space="preserve">1.3 </w:t>
      </w:r>
      <w:r>
        <w:t>技术指标与完成条件</w:t>
      </w:r>
      <w:bookmarkEnd w:id="5"/>
    </w:p>
    <w:p w14:paraId="7BAA570D" w14:textId="77777777" w:rsidR="00A439FD" w:rsidRDefault="00000000">
      <w:pPr>
        <w:rPr>
          <w:rFonts w:hint="eastAsia"/>
        </w:rPr>
      </w:pPr>
      <w:r>
        <w:rPr>
          <w:rFonts w:hAnsi="Times New Roman"/>
        </w:rPr>
        <w:t>任务书要求抽取不少于</w:t>
      </w:r>
      <w:r>
        <w:rPr>
          <w:rFonts w:hAnsi="Times New Roman"/>
        </w:rPr>
        <w:t>50</w:t>
      </w:r>
      <w:r>
        <w:rPr>
          <w:rFonts w:hAnsi="Times New Roman"/>
        </w:rPr>
        <w:t>件真实产品，覆盖不少于三类缺陷，查全率不低于</w:t>
      </w:r>
      <w:r>
        <w:rPr>
          <w:rFonts w:hAnsi="Times New Roman"/>
        </w:rPr>
        <w:t>80%</w:t>
      </w:r>
      <w:r>
        <w:rPr>
          <w:rFonts w:hAnsi="Times New Roman"/>
        </w:rPr>
        <w:t>，准确率不低于</w:t>
      </w:r>
      <w:r>
        <w:rPr>
          <w:rFonts w:hAnsi="Times New Roman"/>
        </w:rPr>
        <w:t>85%</w:t>
      </w:r>
      <w:r>
        <w:rPr>
          <w:rFonts w:hAnsi="Times New Roman"/>
        </w:rPr>
        <w:t>，效率提升不低于</w:t>
      </w:r>
      <w:r>
        <w:rPr>
          <w:rFonts w:hAnsi="Times New Roman"/>
        </w:rPr>
        <w:t>100%</w:t>
      </w:r>
      <w:r>
        <w:rPr>
          <w:rFonts w:hAnsi="Times New Roman"/>
        </w:rPr>
        <w:t>。验收统计中的</w:t>
      </w:r>
      <w:r>
        <w:rPr>
          <w:rFonts w:hAnsi="Times New Roman"/>
        </w:rPr>
        <w:t>“50</w:t>
      </w:r>
      <w:r>
        <w:rPr>
          <w:rFonts w:hAnsi="Times New Roman"/>
        </w:rPr>
        <w:t>件</w:t>
      </w:r>
      <w:r>
        <w:rPr>
          <w:rFonts w:hAnsi="Times New Roman"/>
        </w:rPr>
        <w:t>”</w:t>
      </w:r>
      <w:r>
        <w:rPr>
          <w:rFonts w:hAnsi="Times New Roman"/>
        </w:rPr>
        <w:t>指至少</w:t>
      </w:r>
      <w:r>
        <w:rPr>
          <w:rFonts w:hAnsi="Times New Roman"/>
        </w:rPr>
        <w:t>50</w:t>
      </w:r>
      <w:r>
        <w:rPr>
          <w:rFonts w:hAnsi="Times New Roman"/>
        </w:rPr>
        <w:t>个不同</w:t>
      </w:r>
      <w:r>
        <w:rPr>
          <w:rFonts w:hAnsi="Times New Roman"/>
        </w:rPr>
        <w:t>piece_id</w:t>
      </w:r>
      <w:r>
        <w:rPr>
          <w:rFonts w:hAnsi="Times New Roman"/>
        </w:rPr>
        <w:t>；同一件产品的四面、多段和多张图片仍只计一件。逐类</w:t>
      </w:r>
      <w:r>
        <w:rPr>
          <w:rFonts w:hAnsi="Times New Roman"/>
        </w:rPr>
        <w:t>Recall</w:t>
      </w:r>
      <w:r>
        <w:rPr>
          <w:rFonts w:hAnsi="Times New Roman"/>
        </w:rPr>
        <w:t>分别达到</w:t>
      </w:r>
      <w:r>
        <w:rPr>
          <w:rFonts w:hAnsi="Times New Roman"/>
        </w:rPr>
        <w:t>80%</w:t>
      </w:r>
      <w:r>
        <w:rPr>
          <w:rFonts w:hAnsi="Times New Roman"/>
        </w:rPr>
        <w:t>才算通过，类别平均值不抵消单类漏检；产品级</w:t>
      </w:r>
      <w:r>
        <w:rPr>
          <w:rFonts w:hAnsi="Times New Roman"/>
        </w:rPr>
        <w:t>Accuracy</w:t>
      </w:r>
      <w:r>
        <w:rPr>
          <w:rFonts w:hAnsi="Times New Roman"/>
        </w:rPr>
        <w:t>达到</w:t>
      </w:r>
      <w:r>
        <w:rPr>
          <w:rFonts w:hAnsi="Times New Roman"/>
        </w:rPr>
        <w:t>85%</w:t>
      </w:r>
      <w:r>
        <w:rPr>
          <w:rFonts w:hAnsi="Times New Roman"/>
        </w:rPr>
        <w:t>，并附报实例</w:t>
      </w:r>
      <w:r>
        <w:rPr>
          <w:rFonts w:hAnsi="Times New Roman"/>
        </w:rPr>
        <w:t>Precision</w:t>
      </w:r>
      <w:r>
        <w:rPr>
          <w:rFonts w:hAnsi="Times New Roman"/>
        </w:rPr>
        <w:t>、</w:t>
      </w:r>
      <w:r>
        <w:rPr>
          <w:rFonts w:hAnsi="Times New Roman"/>
        </w:rPr>
        <w:t>REVIEW</w:t>
      </w:r>
      <w:r>
        <w:rPr>
          <w:rFonts w:hAnsi="Times New Roman"/>
        </w:rPr>
        <w:t>比例、失败率和混淆矩阵。</w:t>
      </w:r>
    </w:p>
    <w:p w14:paraId="50DA91AC" w14:textId="77777777" w:rsidR="00A439FD" w:rsidRDefault="00000000">
      <w:pPr>
        <w:rPr>
          <w:rFonts w:hint="eastAsia"/>
        </w:rPr>
      </w:pPr>
      <w:r>
        <w:rPr>
          <w:rFonts w:hAnsi="Times New Roman"/>
        </w:rPr>
        <w:t>效率以同批样件完整流程吞吐量计算，机器吞吐至少为人工</w:t>
      </w:r>
      <w:r>
        <w:rPr>
          <w:rFonts w:hAnsi="Times New Roman"/>
        </w:rPr>
        <w:t>2</w:t>
      </w:r>
      <w:r>
        <w:rPr>
          <w:rFonts w:hAnsi="Times New Roman"/>
        </w:rPr>
        <w:t>倍，复核和失败重跑均计时。验收阶段形成样件封存与真值记录、原图和</w:t>
      </w:r>
      <w:r>
        <w:rPr>
          <w:rFonts w:hAnsi="Times New Roman"/>
        </w:rPr>
        <w:t>manifest</w:t>
      </w:r>
      <w:r>
        <w:rPr>
          <w:rFonts w:hAnsi="Times New Roman"/>
        </w:rPr>
        <w:t>、成像配方、模型发布包、两级</w:t>
      </w:r>
      <w:r>
        <w:rPr>
          <w:rFonts w:hAnsi="Times New Roman"/>
        </w:rPr>
        <w:t>JSON</w:t>
      </w:r>
      <w:r>
        <w:rPr>
          <w:rFonts w:hAnsi="Times New Roman"/>
        </w:rPr>
        <w:t>结果、同步与复核日志以及统计报告，测试结果直接依据原始记录计算。</w:t>
      </w:r>
    </w:p>
    <w:p w14:paraId="6C134860" w14:textId="77777777" w:rsidR="00A439FD" w:rsidRDefault="00000000">
      <w:pPr>
        <w:pStyle w:val="11"/>
        <w:keepNext/>
      </w:pPr>
      <w:r>
        <w:t>表</w:t>
      </w:r>
      <w:r>
        <w:t xml:space="preserve">1  </w:t>
      </w:r>
      <w:r>
        <w:t>项目指标与执行口径</w:t>
      </w:r>
    </w:p>
    <w:tbl>
      <w:tblPr>
        <w:tblW w:w="8957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757"/>
        <w:gridCol w:w="3855"/>
        <w:gridCol w:w="1984"/>
      </w:tblGrid>
      <w:tr w:rsidR="00A439FD" w14:paraId="0F103F06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C835C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项目</w:t>
            </w:r>
          </w:p>
        </w:tc>
        <w:tc>
          <w:tcPr>
            <w:tcW w:w="175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83D42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要求</w:t>
            </w:r>
          </w:p>
        </w:tc>
        <w:tc>
          <w:tcPr>
            <w:tcW w:w="385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2E8D7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本方案执行口径</w:t>
            </w:r>
          </w:p>
        </w:tc>
        <w:tc>
          <w:tcPr>
            <w:tcW w:w="198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B4E1C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形成记录</w:t>
            </w:r>
          </w:p>
        </w:tc>
      </w:tr>
      <w:tr w:rsidR="00A439FD" w14:paraId="028BAC4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E7B27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测试产品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78D4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不少于</w:t>
            </w:r>
            <w:r>
              <w:rPr>
                <w:rFonts w:hAnsi="Times New Roman"/>
                <w:sz w:val="18"/>
              </w:rPr>
              <w:t>50</w:t>
            </w:r>
            <w:r>
              <w:rPr>
                <w:rFonts w:hAnsi="Times New Roman"/>
                <w:sz w:val="18"/>
              </w:rPr>
              <w:t>件真实产品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42F1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至少</w:t>
            </w:r>
            <w:r>
              <w:rPr>
                <w:rFonts w:hAnsi="Times New Roman"/>
                <w:sz w:val="18"/>
              </w:rPr>
              <w:t>50</w:t>
            </w:r>
            <w:r>
              <w:rPr>
                <w:rFonts w:hAnsi="Times New Roman"/>
                <w:sz w:val="18"/>
              </w:rPr>
              <w:t>个不同</w:t>
            </w:r>
            <w:r>
              <w:rPr>
                <w:rFonts w:hAnsi="Times New Roman"/>
                <w:sz w:val="18"/>
              </w:rPr>
              <w:t>piece_id</w:t>
            </w:r>
            <w:r>
              <w:rPr>
                <w:rFonts w:hAnsi="Times New Roman"/>
                <w:sz w:val="18"/>
              </w:rPr>
              <w:t>；无效或争议件由预封存替补件补足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0669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封存清单、身份事件、解盲表</w:t>
            </w:r>
          </w:p>
        </w:tc>
      </w:tr>
      <w:tr w:rsidR="00A439FD" w14:paraId="46B226D9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C22E3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缺陷类别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3402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不少于</w:t>
            </w:r>
            <w:r>
              <w:rPr>
                <w:rFonts w:hAnsi="Times New Roman"/>
                <w:sz w:val="18"/>
              </w:rPr>
              <w:t>3</w:t>
            </w:r>
            <w:r>
              <w:rPr>
                <w:rFonts w:hAnsi="Times New Roman"/>
                <w:sz w:val="18"/>
              </w:rPr>
              <w:t>类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C36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质量方在封存前确认；每个验收类别单独判定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33EE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定义卡、准入记录、类别构成</w:t>
            </w:r>
          </w:p>
        </w:tc>
      </w:tr>
      <w:tr w:rsidR="00A439FD" w14:paraId="5D479DA4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92C5F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查全率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814A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≥80%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DF45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每个验收类别</w:t>
            </w:r>
            <w:r>
              <w:rPr>
                <w:rFonts w:hAnsi="Times New Roman"/>
                <w:sz w:val="18"/>
              </w:rPr>
              <w:t>Recall=TP/(TP+FN)</w:t>
            </w:r>
            <w:r>
              <w:rPr>
                <w:rFonts w:hAnsi="Times New Roman"/>
                <w:sz w:val="18"/>
              </w:rPr>
              <w:t>；总体平均不补偿单类失败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43A2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逐类</w:t>
            </w:r>
            <w:r>
              <w:rPr>
                <w:rFonts w:hAnsi="Times New Roman"/>
                <w:sz w:val="18"/>
              </w:rPr>
              <w:t>TP/FN</w:t>
            </w:r>
            <w:r>
              <w:rPr>
                <w:rFonts w:hAnsi="Times New Roman"/>
                <w:sz w:val="18"/>
              </w:rPr>
              <w:t>和漏检清单</w:t>
            </w:r>
          </w:p>
        </w:tc>
      </w:tr>
      <w:tr w:rsidR="00A439FD" w14:paraId="6234EA20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794B1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lastRenderedPageBreak/>
              <w:t>准确率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0044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≥85%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1A1B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产品级</w:t>
            </w:r>
            <w:r>
              <w:rPr>
                <w:rFonts w:hAnsi="Times New Roman"/>
                <w:sz w:val="18"/>
              </w:rPr>
              <w:t>Accuracy</w:t>
            </w:r>
            <w:r>
              <w:rPr>
                <w:rFonts w:hAnsi="Times New Roman"/>
                <w:sz w:val="18"/>
              </w:rPr>
              <w:t>；机器</w:t>
            </w:r>
            <w:r>
              <w:rPr>
                <w:rFonts w:hAnsi="Times New Roman"/>
                <w:sz w:val="18"/>
              </w:rPr>
              <w:t>REVIEW</w:t>
            </w:r>
            <w:r>
              <w:rPr>
                <w:rFonts w:hAnsi="Times New Roman"/>
                <w:sz w:val="18"/>
              </w:rPr>
              <w:t>按非</w:t>
            </w:r>
            <w:r>
              <w:rPr>
                <w:rFonts w:hAnsi="Times New Roman"/>
                <w:sz w:val="18"/>
              </w:rPr>
              <w:t>OK</w:t>
            </w:r>
            <w:r>
              <w:rPr>
                <w:rFonts w:hAnsi="Times New Roman"/>
                <w:sz w:val="18"/>
              </w:rPr>
              <w:t>计入二分类，另报覆盖率与复核率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5B59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混淆矩阵、统计脚本输出</w:t>
            </w:r>
          </w:p>
        </w:tc>
      </w:tr>
      <w:tr w:rsidR="00A439FD" w14:paraId="4A7A5EF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6C044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效率提升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AC71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≥100%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4CE1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同批完整墙钟时间；</w:t>
            </w:r>
            <w:r>
              <w:rPr>
                <w:rFonts w:hAnsi="Times New Roman"/>
                <w:sz w:val="18"/>
              </w:rPr>
              <w:t>Qmachine≥2Qhuman</w:t>
            </w:r>
            <w:r>
              <w:rPr>
                <w:rFonts w:hAnsi="Times New Roman"/>
                <w:sz w:val="18"/>
              </w:rPr>
              <w:t>，包含复核、失败与重跑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42C0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人工</w:t>
            </w:r>
            <w:r>
              <w:rPr>
                <w:rFonts w:hAnsi="Times New Roman"/>
                <w:sz w:val="18"/>
              </w:rPr>
              <w:t>/</w:t>
            </w:r>
            <w:r>
              <w:rPr>
                <w:rFonts w:hAnsi="Times New Roman"/>
                <w:sz w:val="18"/>
              </w:rPr>
              <w:t>机器原始计时</w:t>
            </w:r>
          </w:p>
        </w:tc>
      </w:tr>
      <w:tr w:rsidR="00A439FD" w14:paraId="635E0303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AE434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运行边界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185F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离线可执行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E38B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Windows</w:t>
            </w:r>
            <w:r>
              <w:rPr>
                <w:rFonts w:hAnsi="Times New Roman"/>
                <w:sz w:val="18"/>
              </w:rPr>
              <w:t>、</w:t>
            </w:r>
            <w:r>
              <w:rPr>
                <w:rFonts w:hAnsi="Times New Roman"/>
                <w:sz w:val="18"/>
              </w:rPr>
              <w:t>CPU</w:t>
            </w:r>
            <w:r>
              <w:rPr>
                <w:rFonts w:hAnsi="Times New Roman"/>
                <w:sz w:val="18"/>
              </w:rPr>
              <w:t>、无网；模型、配置、</w:t>
            </w:r>
            <w:r>
              <w:rPr>
                <w:rFonts w:hAnsi="Times New Roman"/>
                <w:sz w:val="18"/>
              </w:rPr>
              <w:t>Schema</w:t>
            </w:r>
            <w:r>
              <w:rPr>
                <w:rFonts w:hAnsi="Times New Roman"/>
                <w:sz w:val="18"/>
              </w:rPr>
              <w:t>和日志与发布包保持一致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29D6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发布清单、哈希、试操记录</w:t>
            </w:r>
          </w:p>
        </w:tc>
      </w:tr>
    </w:tbl>
    <w:p w14:paraId="28A66E92" w14:textId="77777777" w:rsidR="00A439FD" w:rsidRDefault="00A439FD">
      <w:pPr>
        <w:ind w:firstLine="0"/>
        <w:rPr>
          <w:rFonts w:hint="eastAsia"/>
        </w:rPr>
      </w:pPr>
    </w:p>
    <w:p w14:paraId="13ECA0C6" w14:textId="77777777" w:rsidR="00A439FD" w:rsidRDefault="00000000">
      <w:pPr>
        <w:pStyle w:val="1"/>
      </w:pPr>
      <w:bookmarkStart w:id="6" w:name="_Toc236434559"/>
      <w:r>
        <w:t>二、设计输入与缺陷判定规则</w:t>
      </w:r>
      <w:bookmarkEnd w:id="6"/>
    </w:p>
    <w:p w14:paraId="77E07536" w14:textId="77777777" w:rsidR="00A439FD" w:rsidRDefault="00000000">
      <w:pPr>
        <w:pStyle w:val="2"/>
        <w:rPr>
          <w:rFonts w:hint="eastAsia"/>
        </w:rPr>
      </w:pPr>
      <w:bookmarkStart w:id="7" w:name="_Toc236434560"/>
      <w:r>
        <w:t xml:space="preserve">2.1 </w:t>
      </w:r>
      <w:r>
        <w:t>产品、检测面与现场条件</w:t>
      </w:r>
      <w:bookmarkEnd w:id="7"/>
    </w:p>
    <w:p w14:paraId="78FD9C0A" w14:textId="77777777" w:rsidR="00A439FD" w:rsidRDefault="00000000">
      <w:pPr>
        <w:rPr>
          <w:rFonts w:hint="eastAsia"/>
        </w:rPr>
      </w:pPr>
      <w:r>
        <w:t>产品按顶面、右侧面、左侧面和底面建立</w:t>
      </w:r>
      <w:r>
        <w:t>surface</w:t>
      </w:r>
      <w:r>
        <w:t>枚举，沿长度分段覆盖，</w:t>
      </w:r>
      <w:r>
        <w:t>R</w:t>
      </w:r>
      <w:r>
        <w:t>角由相邻面共同观察。机械与成像系统按产品宽</w:t>
      </w:r>
      <w:r>
        <w:t>30</w:t>
      </w:r>
      <w:r>
        <w:t>～</w:t>
      </w:r>
      <w:r>
        <w:t>50 mm</w:t>
      </w:r>
      <w:r>
        <w:t>、最大长度</w:t>
      </w:r>
      <w:r>
        <w:t>2 m</w:t>
      </w:r>
      <w:r>
        <w:t>设计；检测线在约</w:t>
      </w:r>
      <w:r>
        <w:t>12 m</w:t>
      </w:r>
      <w:r>
        <w:t>×</w:t>
      </w:r>
      <w:r>
        <w:t>1.2 m</w:t>
      </w:r>
      <w:r>
        <w:t>区域内沿物流方向布置，四个工位中心距约</w:t>
      </w:r>
      <w:r>
        <w:t>2.3 m</w:t>
      </w:r>
      <w:r>
        <w:t>，操作侧预留人员通道和相机维护空间，末端配置气动推板及</w:t>
      </w:r>
      <w:r>
        <w:t>OK</w:t>
      </w:r>
      <w:r>
        <w:t>、</w:t>
      </w:r>
      <w:r>
        <w:t>NG</w:t>
      </w:r>
      <w:r>
        <w:t>料框。</w:t>
      </w:r>
    </w:p>
    <w:p w14:paraId="34581C8D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机器只判定图像可见的位置、平面尺寸、数量、形态、颜色和纹理；高度、深度、触感、松动、耐压、表面能和内部结构进入</w:t>
      </w:r>
      <w:r>
        <w:rPr>
          <w:rFonts w:hAnsi="Times New Roman"/>
        </w:rPr>
        <w:t>REVIEW</w:t>
      </w:r>
      <w:r>
        <w:rPr>
          <w:rFonts w:hAnsi="Times New Roman"/>
        </w:rPr>
        <w:t>，并在界面列明复核动作。</w:t>
      </w:r>
    </w:p>
    <w:p w14:paraId="334C1CDF" w14:textId="77777777" w:rsidR="00A439FD" w:rsidRDefault="00000000">
      <w:pPr>
        <w:pStyle w:val="2"/>
        <w:rPr>
          <w:rFonts w:hint="eastAsia"/>
        </w:rPr>
      </w:pPr>
      <w:bookmarkStart w:id="8" w:name="_Toc236434561"/>
      <w:r>
        <w:t xml:space="preserve">2.2 </w:t>
      </w:r>
      <w:r>
        <w:t>七类缺陷及</w:t>
      </w:r>
      <w:r>
        <w:t>PTS</w:t>
      </w:r>
      <w:r>
        <w:t>关系</w:t>
      </w:r>
      <w:bookmarkEnd w:id="8"/>
    </w:p>
    <w:p w14:paraId="09FC7414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七类缺陷为裂纹、气泡、缺纱、划伤、异物、发白和脏污。气泡、异物、发白和脏污直接采用</w:t>
      </w:r>
      <w:r>
        <w:rPr>
          <w:rFonts w:hAnsi="Times New Roman"/>
        </w:rPr>
        <w:t>PTS</w:t>
      </w:r>
      <w:r>
        <w:rPr>
          <w:rFonts w:hAnsi="Times New Roman"/>
        </w:rPr>
        <w:t>条款；裂纹、缺纱和复材表面划伤采用项目缺陷定义卡及关联条款。质量与工艺人员在样件封存时对边界样本进行确认，算法、规则层和人工复核均使用同一版本定义。</w:t>
      </w:r>
    </w:p>
    <w:p w14:paraId="34FDC74F" w14:textId="77777777" w:rsidR="00A439FD" w:rsidRDefault="00000000">
      <w:pPr>
        <w:pStyle w:val="11"/>
        <w:keepNext/>
      </w:pPr>
      <w:r>
        <w:lastRenderedPageBreak/>
        <w:t>表</w:t>
      </w:r>
      <w:r>
        <w:t xml:space="preserve">2  </w:t>
      </w:r>
      <w:r>
        <w:t>七类缺陷判定边界</w:t>
      </w:r>
    </w:p>
    <w:tbl>
      <w:tblPr>
        <w:tblW w:w="8956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757"/>
        <w:gridCol w:w="2494"/>
        <w:gridCol w:w="2211"/>
        <w:gridCol w:w="1587"/>
      </w:tblGrid>
      <w:tr w:rsidR="00A439FD" w14:paraId="051DA0DB" w14:textId="77777777">
        <w:trPr>
          <w:cantSplit/>
          <w:tblHeader/>
          <w:jc w:val="center"/>
        </w:trPr>
        <w:tc>
          <w:tcPr>
            <w:tcW w:w="90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3E357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类别</w:t>
            </w:r>
          </w:p>
        </w:tc>
        <w:tc>
          <w:tcPr>
            <w:tcW w:w="175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5389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PTS</w:t>
            </w:r>
            <w:r>
              <w:rPr>
                <w:rFonts w:hAnsi="Times New Roman"/>
                <w:b/>
                <w:sz w:val="17"/>
              </w:rPr>
              <w:t>关系</w:t>
            </w:r>
          </w:p>
        </w:tc>
        <w:tc>
          <w:tcPr>
            <w:tcW w:w="249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8538A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视觉可判</w:t>
            </w:r>
          </w:p>
        </w:tc>
        <w:tc>
          <w:tcPr>
            <w:tcW w:w="221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9C3CE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需复核</w:t>
            </w:r>
          </w:p>
        </w:tc>
        <w:tc>
          <w:tcPr>
            <w:tcW w:w="158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9744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验收准入</w:t>
            </w:r>
          </w:p>
        </w:tc>
      </w:tr>
      <w:tr w:rsidR="00A439FD" w14:paraId="7B3F5BE3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0B0B9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裂纹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887C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#22</w:t>
            </w:r>
            <w:r>
              <w:rPr>
                <w:rFonts w:hAnsi="Times New Roman"/>
                <w:sz w:val="17"/>
              </w:rPr>
              <w:t>用于区分无裂纹白线；补充规则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D4CE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可见开口、走向、边界、露纤迹象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B5C6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深度、结构影响；质量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工艺共签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4F31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动态重复可辨后再纳入</w:t>
            </w:r>
          </w:p>
        </w:tc>
      </w:tr>
      <w:tr w:rsidR="00A439FD" w14:paraId="0F2D1321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50C66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气泡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9857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#9</w:t>
            </w:r>
            <w:r>
              <w:rPr>
                <w:rFonts w:hAnsi="Times New Roman"/>
                <w:sz w:val="17"/>
              </w:rPr>
              <w:t>直接条款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2DD7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L/W/D</w:t>
            </w:r>
            <w:r>
              <w:rPr>
                <w:rFonts w:hAnsi="Times New Roman"/>
                <w:sz w:val="17"/>
              </w:rPr>
              <w:t>、数量、位置、泡状边界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7A60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高度</w:t>
            </w:r>
            <w:r>
              <w:rPr>
                <w:rFonts w:hAnsi="Times New Roman"/>
                <w:sz w:val="17"/>
              </w:rPr>
              <w:t>H</w:t>
            </w:r>
            <w:r>
              <w:rPr>
                <w:rFonts w:hAnsi="Times New Roman"/>
                <w:sz w:val="17"/>
              </w:rPr>
              <w:t>、表面能、内部空洞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A2FE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执行二维规则并按统一复核边界处理</w:t>
            </w:r>
          </w:p>
        </w:tc>
      </w:tr>
      <w:tr w:rsidR="00A439FD" w14:paraId="0E3A4E75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9AC6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缺纱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58A3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#8</w:t>
            </w:r>
            <w:r>
              <w:rPr>
                <w:rFonts w:hAnsi="Times New Roman"/>
                <w:sz w:val="17"/>
              </w:rPr>
              <w:t>缺毡条款类比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3B26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纱束缺失、干纱、露纤区域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0C8A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类比规则和功能影响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E8C5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企业共签且正样充分</w:t>
            </w:r>
          </w:p>
        </w:tc>
      </w:tr>
      <w:tr w:rsidR="00A439FD" w14:paraId="1666C1AA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08D1B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划伤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2444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#15</w:t>
            </w:r>
            <w:r>
              <w:rPr>
                <w:rFonts w:hAnsi="Times New Roman"/>
                <w:sz w:val="17"/>
              </w:rPr>
              <w:t>钢片条款不完全同构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1972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线性损伤、长宽、露基材迹象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FB03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深度、耐压、复材拒收规则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7348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共签后作为拒收类别</w:t>
            </w:r>
          </w:p>
        </w:tc>
      </w:tr>
      <w:tr w:rsidR="00A439FD" w14:paraId="14CB843A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0471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异物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3F6E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#2</w:t>
            </w:r>
            <w:r>
              <w:rPr>
                <w:rFonts w:hAnsi="Times New Roman"/>
                <w:sz w:val="17"/>
              </w:rPr>
              <w:t>直接条款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3C29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数量、平面直径、位置、形态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C664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凸起、松动、刮手和功能影响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BB85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标定有效并有复核流程</w:t>
            </w:r>
          </w:p>
        </w:tc>
      </w:tr>
      <w:tr w:rsidR="00A439FD" w14:paraId="649FC13A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C60DD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发白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CD62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#11</w:t>
            </w:r>
            <w:r>
              <w:rPr>
                <w:rFonts w:hAnsi="Times New Roman"/>
                <w:sz w:val="17"/>
              </w:rPr>
              <w:t>直接；</w:t>
            </w:r>
            <w:r>
              <w:rPr>
                <w:rFonts w:hAnsi="Times New Roman"/>
                <w:sz w:val="17"/>
              </w:rPr>
              <w:t>#22</w:t>
            </w:r>
            <w:r>
              <w:rPr>
                <w:rFonts w:hAnsi="Times New Roman"/>
                <w:sz w:val="17"/>
              </w:rPr>
              <w:t>辅助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158A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宽度、连续性、走向、相对色泽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31CD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触感、开裂、光学眩光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64EF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按条形光与偏振成像规则处理</w:t>
            </w:r>
          </w:p>
        </w:tc>
      </w:tr>
      <w:tr w:rsidR="00A439FD" w14:paraId="1E8745CE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4BF10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脏污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29F5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#16</w:t>
            </w:r>
            <w:r>
              <w:rPr>
                <w:rFonts w:hAnsi="Times New Roman"/>
                <w:sz w:val="17"/>
              </w:rPr>
              <w:t>直接条款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8380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可见色斑、粉尘、附着痕迹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A59C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清洁动作与转类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417F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同件同面清洁复拍闭环</w:t>
            </w:r>
          </w:p>
        </w:tc>
      </w:tr>
    </w:tbl>
    <w:p w14:paraId="468DADBA" w14:textId="77777777" w:rsidR="00A439FD" w:rsidRDefault="00A439FD">
      <w:pPr>
        <w:ind w:firstLine="0"/>
        <w:rPr>
          <w:rFonts w:hint="eastAsia"/>
        </w:rPr>
      </w:pPr>
    </w:p>
    <w:p w14:paraId="444E93C2" w14:textId="77777777" w:rsidR="00A439FD" w:rsidRDefault="00000000">
      <w:pPr>
        <w:rPr>
          <w:rFonts w:hint="eastAsia"/>
        </w:rPr>
      </w:pPr>
      <w:r>
        <w:rPr>
          <w:rFonts w:hAnsi="Times New Roman"/>
        </w:rPr>
        <w:t>裂纹按可见开口和边缘分离标注，均匀纤维纹理、随光位移动的高光及无开口工艺白线不标注；气泡由标定图像测量</w:t>
      </w:r>
      <w:r>
        <w:rPr>
          <w:rFonts w:hAnsi="Times New Roman"/>
        </w:rPr>
        <w:t>L</w:t>
      </w:r>
      <w:r>
        <w:rPr>
          <w:rFonts w:hAnsi="Times New Roman"/>
        </w:rPr>
        <w:t>、</w:t>
      </w:r>
      <w:r>
        <w:rPr>
          <w:rFonts w:hAnsi="Times New Roman"/>
        </w:rPr>
        <w:t>W</w:t>
      </w:r>
      <w:r>
        <w:rPr>
          <w:rFonts w:hAnsi="Times New Roman"/>
        </w:rPr>
        <w:t>、</w:t>
      </w:r>
      <w:r>
        <w:rPr>
          <w:rFonts w:hAnsi="Times New Roman"/>
        </w:rPr>
        <w:t>D</w:t>
      </w:r>
      <w:r>
        <w:rPr>
          <w:rFonts w:hAnsi="Times New Roman"/>
        </w:rPr>
        <w:t>和</w:t>
      </w:r>
      <w:r>
        <w:rPr>
          <w:rFonts w:hAnsi="Times New Roman"/>
        </w:rPr>
        <w:t>100 mm</w:t>
      </w:r>
      <w:r>
        <w:rPr>
          <w:rFonts w:hAnsi="Times New Roman"/>
        </w:rPr>
        <w:t>范围内数量，高度与表面能由人工复核。缺纱包括纱束空缺、干纱和露纤，结合缺毡条款判断范围；划伤定位可见线性损伤并测量长度和宽度，深度、露基材和耐压状态由人工复核。</w:t>
      </w:r>
    </w:p>
    <w:p w14:paraId="1587557E" w14:textId="77777777" w:rsidR="00A439FD" w:rsidRDefault="00000000">
      <w:pPr>
        <w:rPr>
          <w:rFonts w:hint="eastAsia"/>
        </w:rPr>
      </w:pPr>
      <w:r>
        <w:rPr>
          <w:rFonts w:hAnsi="Times New Roman"/>
        </w:rPr>
        <w:t>异物按颗粒或块状边界标注；</w:t>
      </w:r>
      <w:r>
        <w:rPr>
          <w:rFonts w:hAnsi="Times New Roman"/>
        </w:rPr>
        <w:t>PTS</w:t>
      </w:r>
      <w:r>
        <w:rPr>
          <w:rFonts w:hAnsi="Times New Roman"/>
        </w:rPr>
        <w:t>允许单根</w:t>
      </w:r>
      <w:r>
        <w:rPr>
          <w:rFonts w:hAnsi="Times New Roman"/>
        </w:rPr>
        <w:t>N≤10</w:t>
      </w:r>
      <w:r>
        <w:rPr>
          <w:rFonts w:hAnsi="Times New Roman"/>
        </w:rPr>
        <w:t>、单个</w:t>
      </w:r>
      <w:r>
        <w:rPr>
          <w:rFonts w:hAnsi="Times New Roman"/>
        </w:rPr>
        <w:t>D≤8 mm</w:t>
      </w:r>
      <w:r>
        <w:rPr>
          <w:rFonts w:hAnsi="Times New Roman"/>
        </w:rPr>
        <w:t>并允许黑点，松动、凸出或影响功能时仍需复核。发白测量宽度、连续性和走向，以</w:t>
      </w:r>
      <w:r>
        <w:rPr>
          <w:rFonts w:hAnsi="Times New Roman"/>
        </w:rPr>
        <w:t>3 mm</w:t>
      </w:r>
      <w:r>
        <w:rPr>
          <w:rFonts w:hAnsi="Times New Roman"/>
        </w:rPr>
        <w:t>为关键限值并区分无台阶工艺白线。脏污采用同一</w:t>
      </w:r>
      <w:r>
        <w:rPr>
          <w:rFonts w:hAnsi="Times New Roman"/>
        </w:rPr>
        <w:t>piece_id</w:t>
      </w:r>
      <w:r>
        <w:rPr>
          <w:rFonts w:hAnsi="Times New Roman"/>
        </w:rPr>
        <w:t>和</w:t>
      </w:r>
      <w:r>
        <w:rPr>
          <w:rFonts w:hAnsi="Times New Roman"/>
        </w:rPr>
        <w:t>surface</w:t>
      </w:r>
      <w:r>
        <w:rPr>
          <w:rFonts w:hAnsi="Times New Roman"/>
        </w:rPr>
        <w:t>清洁复拍，残留颗粒或损伤转类复判。</w:t>
      </w:r>
    </w:p>
    <w:p w14:paraId="03E7785A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C36F3A2" wp14:editId="232D727B">
            <wp:extent cx="2645410" cy="1983105"/>
            <wp:effectExtent l="0" t="0" r="889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8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Times New Roman"/>
          <w:sz w:val="12"/>
        </w:rPr>
        <w:t xml:space="preserve">   </w:t>
      </w:r>
      <w:r>
        <w:rPr>
          <w:noProof/>
        </w:rPr>
        <w:drawing>
          <wp:inline distT="0" distB="0" distL="114300" distR="114300" wp14:anchorId="218DB05A" wp14:editId="53B3341A">
            <wp:extent cx="2645410" cy="1983105"/>
            <wp:effectExtent l="0" t="0" r="88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34D" w14:textId="77777777" w:rsidR="00A439FD" w:rsidRDefault="00000000">
      <w:pPr>
        <w:pStyle w:val="11"/>
      </w:pPr>
      <w:r>
        <w:t>图</w:t>
      </w:r>
      <w:r>
        <w:t xml:space="preserve">2  </w:t>
      </w:r>
      <w:r>
        <w:t>现场样件表面状态（</w:t>
      </w:r>
      <w:r>
        <w:t>a</w:t>
      </w:r>
      <w:r>
        <w:t>）样件记录</w:t>
      </w:r>
      <w:r>
        <w:t>A</w:t>
      </w:r>
      <w:r>
        <w:t>；（</w:t>
      </w:r>
      <w:r>
        <w:t>b</w:t>
      </w:r>
      <w:r>
        <w:t>）样件记录</w:t>
      </w:r>
      <w:r>
        <w:t>B</w:t>
      </w:r>
    </w:p>
    <w:p w14:paraId="52513A10" w14:textId="77777777" w:rsidR="00A439FD" w:rsidRDefault="00000000">
      <w:pPr>
        <w:pStyle w:val="2"/>
        <w:rPr>
          <w:rFonts w:hint="eastAsia"/>
        </w:rPr>
      </w:pPr>
      <w:bookmarkStart w:id="9" w:name="_Toc236434562"/>
      <w:r>
        <w:t xml:space="preserve">2.3 </w:t>
      </w:r>
      <w:r>
        <w:t>视觉判定、人工复核和不可见属性</w:t>
      </w:r>
      <w:bookmarkEnd w:id="9"/>
    </w:p>
    <w:p w14:paraId="112D5088" w14:textId="77777777" w:rsidR="00A439FD" w:rsidRDefault="00000000">
      <w:pPr>
        <w:rPr>
          <w:rFonts w:hint="eastAsia"/>
        </w:rPr>
      </w:pPr>
      <w:r>
        <w:rPr>
          <w:rFonts w:hAnsi="Times New Roman"/>
        </w:rPr>
        <w:t>规则层先检查图像质量和标定：有效时换算平面尺寸并执行</w:t>
      </w:r>
      <w:r>
        <w:rPr>
          <w:rFonts w:hAnsi="Times New Roman"/>
        </w:rPr>
        <w:t>PTS</w:t>
      </w:r>
      <w:r>
        <w:rPr>
          <w:rFonts w:hAnsi="Times New Roman"/>
        </w:rPr>
        <w:t>或共签规则，失效时保留像素坐标并输出</w:t>
      </w:r>
      <w:r>
        <w:rPr>
          <w:rFonts w:hAnsi="Times New Roman"/>
        </w:rPr>
        <w:t>REVIEW</w:t>
      </w:r>
      <w:r>
        <w:rPr>
          <w:rFonts w:hAnsi="Times New Roman"/>
        </w:rPr>
        <w:t>。多缺陷分别保存；任一规则失败为</w:t>
      </w:r>
      <w:r>
        <w:rPr>
          <w:rFonts w:hAnsi="Times New Roman"/>
        </w:rPr>
        <w:t>NG</w:t>
      </w:r>
      <w:r>
        <w:rPr>
          <w:rFonts w:hAnsi="Times New Roman"/>
        </w:rPr>
        <w:t>，无</w:t>
      </w:r>
      <w:r>
        <w:rPr>
          <w:rFonts w:hAnsi="Times New Roman"/>
        </w:rPr>
        <w:t>NG</w:t>
      </w:r>
      <w:r>
        <w:rPr>
          <w:rFonts w:hAnsi="Times New Roman"/>
        </w:rPr>
        <w:t>但存在异常、低质图像或非视觉属性为</w:t>
      </w:r>
      <w:r>
        <w:rPr>
          <w:rFonts w:hAnsi="Times New Roman"/>
        </w:rPr>
        <w:t>REVIEW</w:t>
      </w:r>
      <w:r>
        <w:rPr>
          <w:rFonts w:hAnsi="Times New Roman"/>
        </w:rPr>
        <w:t>，四面完整且全部通过才为机器</w:t>
      </w:r>
      <w:r>
        <w:rPr>
          <w:rFonts w:hAnsi="Times New Roman"/>
        </w:rPr>
        <w:t>OK</w:t>
      </w:r>
      <w:r>
        <w:rPr>
          <w:rFonts w:hAnsi="Times New Roman"/>
        </w:rPr>
        <w:t>。真值由两人独立判定、质量或工艺仲裁；盲测封存后不改变当批</w:t>
      </w:r>
      <w:r>
        <w:rPr>
          <w:rFonts w:hAnsi="Times New Roman"/>
        </w:rPr>
        <w:t>definition_version</w:t>
      </w:r>
      <w:r>
        <w:rPr>
          <w:rFonts w:hAnsi="Times New Roman"/>
        </w:rPr>
        <w:t>。</w:t>
      </w:r>
    </w:p>
    <w:p w14:paraId="12772748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CE2A742" wp14:editId="3E375256">
            <wp:extent cx="2645410" cy="1985645"/>
            <wp:effectExtent l="0" t="0" r="889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8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Times New Roman"/>
          <w:sz w:val="12"/>
        </w:rPr>
        <w:t xml:space="preserve">   </w:t>
      </w:r>
      <w:r>
        <w:rPr>
          <w:noProof/>
        </w:rPr>
        <w:drawing>
          <wp:inline distT="0" distB="0" distL="114300" distR="114300" wp14:anchorId="6B5E9265" wp14:editId="26230EC6">
            <wp:extent cx="2645410" cy="352933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35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BFA4" w14:textId="77777777" w:rsidR="00A439FD" w:rsidRDefault="00000000">
      <w:pPr>
        <w:pStyle w:val="11"/>
      </w:pPr>
      <w:r>
        <w:t>图</w:t>
      </w:r>
      <w:r>
        <w:t xml:space="preserve">3  </w:t>
      </w:r>
      <w:r>
        <w:t>现场样件表面状态与成像差异（</w:t>
      </w:r>
      <w:r>
        <w:t>a</w:t>
      </w:r>
      <w:r>
        <w:t>）样件记录</w:t>
      </w:r>
      <w:r>
        <w:t>C</w:t>
      </w:r>
      <w:r>
        <w:t>；（</w:t>
      </w:r>
      <w:r>
        <w:t>b</w:t>
      </w:r>
      <w:r>
        <w:t>）样件记录</w:t>
      </w:r>
      <w:r>
        <w:t>D</w:t>
      </w:r>
    </w:p>
    <w:p w14:paraId="030698D3" w14:textId="77777777" w:rsidR="00A439FD" w:rsidRDefault="00000000">
      <w:pPr>
        <w:pStyle w:val="2"/>
        <w:rPr>
          <w:rFonts w:hint="eastAsia"/>
        </w:rPr>
      </w:pPr>
      <w:bookmarkStart w:id="10" w:name="_Toc236434563"/>
      <w:r>
        <w:lastRenderedPageBreak/>
        <w:t xml:space="preserve">2.4 </w:t>
      </w:r>
      <w:r>
        <w:t>首轮验收类别与准入</w:t>
      </w:r>
      <w:bookmarkEnd w:id="10"/>
    </w:p>
    <w:p w14:paraId="2F218A81" w14:textId="77777777" w:rsidR="00A439FD" w:rsidRDefault="00000000">
      <w:pPr>
        <w:rPr>
          <w:rFonts w:hint="eastAsia"/>
        </w:rPr>
      </w:pPr>
      <w:r>
        <w:rPr>
          <w:rFonts w:hAnsi="Times New Roman"/>
        </w:rPr>
        <w:t>首轮验收类别确定为裂纹、气泡和划伤。气泡依据</w:t>
      </w:r>
      <w:r>
        <w:rPr>
          <w:rFonts w:hAnsi="Times New Roman"/>
        </w:rPr>
        <w:t>PTS</w:t>
      </w:r>
      <w:r>
        <w:rPr>
          <w:rFonts w:hAnsi="Times New Roman"/>
        </w:rPr>
        <w:t>直接判定，划伤用于验证线性缺陷的定位和尺寸测量，裂纹用于验证细长缺陷在纤维纹理背景下的识别能力。三类样件均采用本方案确定的视野、光源和线速采集，并分别统计</w:t>
      </w:r>
      <w:r>
        <w:rPr>
          <w:rFonts w:hAnsi="Times New Roman"/>
        </w:rPr>
        <w:t>Recall</w:t>
      </w:r>
      <w:r>
        <w:rPr>
          <w:rFonts w:hAnsi="Times New Roman"/>
        </w:rPr>
        <w:t>和</w:t>
      </w:r>
      <w:r>
        <w:rPr>
          <w:rFonts w:hAnsi="Times New Roman"/>
        </w:rPr>
        <w:t>Precision</w:t>
      </w:r>
      <w:r>
        <w:rPr>
          <w:rFonts w:hAnsi="Times New Roman"/>
        </w:rPr>
        <w:t>。</w:t>
      </w:r>
    </w:p>
    <w:p w14:paraId="34CB5364" w14:textId="77777777" w:rsidR="00A439FD" w:rsidRDefault="00000000">
      <w:pPr>
        <w:rPr>
          <w:rFonts w:hint="eastAsia"/>
        </w:rPr>
      </w:pPr>
      <w:r>
        <w:rPr>
          <w:rFonts w:hAnsi="Times New Roman"/>
        </w:rPr>
        <w:t>裂纹、气泡和划伤完成定义、正例</w:t>
      </w:r>
      <w:r>
        <w:rPr>
          <w:rFonts w:hAnsi="Times New Roman"/>
        </w:rPr>
        <w:t>/</w:t>
      </w:r>
      <w:r>
        <w:rPr>
          <w:rFonts w:hAnsi="Times New Roman"/>
        </w:rPr>
        <w:t>良品</w:t>
      </w:r>
      <w:r>
        <w:rPr>
          <w:rFonts w:hAnsi="Times New Roman"/>
        </w:rPr>
        <w:t>/</w:t>
      </w:r>
      <w:r>
        <w:rPr>
          <w:rFonts w:hAnsi="Times New Roman"/>
        </w:rPr>
        <w:t>困难负样本准备，并在正式成像配方下通过重复性检查后进入盲测。</w:t>
      </w:r>
    </w:p>
    <w:p w14:paraId="774AE36D" w14:textId="77777777" w:rsidR="00A439FD" w:rsidRDefault="00000000">
      <w:pPr>
        <w:rPr>
          <w:rFonts w:hint="eastAsia"/>
        </w:rPr>
      </w:pPr>
      <w:r>
        <w:br w:type="page"/>
      </w:r>
    </w:p>
    <w:p w14:paraId="0F03C8B8" w14:textId="77777777" w:rsidR="00A439FD" w:rsidRDefault="00000000">
      <w:pPr>
        <w:pStyle w:val="1"/>
      </w:pPr>
      <w:bookmarkStart w:id="11" w:name="_Toc236434564"/>
      <w:r>
        <w:lastRenderedPageBreak/>
        <w:t>三、系统总体方案</w:t>
      </w:r>
      <w:bookmarkEnd w:id="11"/>
    </w:p>
    <w:p w14:paraId="1F37FD4F" w14:textId="77777777" w:rsidR="00A439FD" w:rsidRDefault="00000000">
      <w:pPr>
        <w:pStyle w:val="2"/>
        <w:rPr>
          <w:rFonts w:hint="eastAsia"/>
        </w:rPr>
      </w:pPr>
      <w:bookmarkStart w:id="12" w:name="_Toc236434565"/>
      <w:r>
        <w:t xml:space="preserve">3.1 </w:t>
      </w:r>
      <w:r>
        <w:t>总体架构</w:t>
      </w:r>
      <w:bookmarkEnd w:id="12"/>
    </w:p>
    <w:p w14:paraId="41FD7799" w14:textId="77777777" w:rsidR="00A439FD" w:rsidRDefault="00000000">
      <w:pPr>
        <w:rPr>
          <w:rFonts w:hint="eastAsia"/>
        </w:rPr>
      </w:pPr>
      <w:del w:id="13" w:author="软件组" w:date="2026-07-31T21:20:00Z">
        <w:r>
          <w:rPr>
            <w:rFonts w:hAnsi="Times New Roman"/>
          </w:rPr>
          <w:delText>系统由机械输送与触发、采集成像、离线主检、产品规则汇总、唯一同步、</w:delText>
        </w:r>
        <w:r>
          <w:rPr>
            <w:rFonts w:hAnsi="Times New Roman"/>
          </w:rPr>
          <w:delText>detector-ui</w:delText>
        </w:r>
        <w:r>
          <w:rPr>
            <w:rFonts w:hAnsi="Times New Roman"/>
          </w:rPr>
          <w:delText>复核和统计验收七个部分组成。</w:delText>
        </w:r>
      </w:del>
      <w:ins w:id="14" w:author="软件组" w:date="2026-07-31T21:20:00Z">
        <w:r>
          <w:rPr>
            <w:rFonts w:hAnsi="Times New Roman"/>
          </w:rPr>
          <w:t>系统由机械输送与触发、采集成像、离线主检、产品规则汇总、唯一同步、应用系统（</w:t>
        </w:r>
        <w:r>
          <w:rPr>
            <w:rFonts w:hAnsi="Times New Roman"/>
          </w:rPr>
          <w:t>detector-ui/</w:t>
        </w:r>
        <w:r>
          <w:rPr>
            <w:rFonts w:hAnsi="Times New Roman"/>
          </w:rPr>
          <w:t>管理</w:t>
        </w:r>
        <w:r>
          <w:rPr>
            <w:rFonts w:hAnsi="Times New Roman"/>
          </w:rPr>
          <w:t>BI</w:t>
        </w:r>
        <w:r>
          <w:rPr>
            <w:rFonts w:hAnsi="Times New Roman"/>
          </w:rPr>
          <w:t>与轻量后端）和统计验收组成。</w:t>
        </w:r>
      </w:ins>
      <w:r>
        <w:rPr>
          <w:rFonts w:hAnsi="Times New Roman"/>
        </w:rPr>
        <w:t>物料沿</w:t>
      </w:r>
      <w:r>
        <w:rPr>
          <w:rFonts w:hAnsi="Times New Roman"/>
        </w:rPr>
        <w:t>S0</w:t>
      </w:r>
      <w:r>
        <w:rPr>
          <w:rFonts w:hAnsi="Times New Roman"/>
        </w:rPr>
        <w:t>入口、</w:t>
      </w:r>
      <w:r>
        <w:rPr>
          <w:rFonts w:hAnsi="Times New Roman"/>
        </w:rPr>
        <w:t>S1</w:t>
      </w:r>
      <w:r>
        <w:rPr>
          <w:rFonts w:hAnsi="Times New Roman"/>
        </w:rPr>
        <w:t>顶面、</w:t>
      </w:r>
      <w:r>
        <w:rPr>
          <w:rFonts w:hAnsi="Times New Roman"/>
        </w:rPr>
        <w:t>S2</w:t>
      </w:r>
      <w:r>
        <w:rPr>
          <w:rFonts w:hAnsi="Times New Roman"/>
        </w:rPr>
        <w:t>右侧面、</w:t>
      </w:r>
      <w:r>
        <w:rPr>
          <w:rFonts w:hAnsi="Times New Roman"/>
        </w:rPr>
        <w:t>S3</w:t>
      </w:r>
      <w:r>
        <w:rPr>
          <w:rFonts w:hAnsi="Times New Roman"/>
        </w:rPr>
        <w:t>左侧面、</w:t>
      </w:r>
      <w:r>
        <w:rPr>
          <w:rFonts w:hAnsi="Times New Roman"/>
        </w:rPr>
        <w:t>S4</w:t>
      </w:r>
      <w:r>
        <w:rPr>
          <w:rFonts w:hAnsi="Times New Roman"/>
        </w:rPr>
        <w:t>底面和</w:t>
      </w:r>
      <w:r>
        <w:rPr>
          <w:rFonts w:hAnsi="Times New Roman"/>
        </w:rPr>
        <w:t>S5</w:t>
      </w:r>
      <w:r>
        <w:rPr>
          <w:rFonts w:hAnsi="Times New Roman"/>
        </w:rPr>
        <w:t>分流位置移动；</w:t>
      </w:r>
      <w:r>
        <w:rPr>
          <w:rFonts w:hAnsi="Times New Roman"/>
        </w:rPr>
        <w:t>PLC</w:t>
      </w:r>
      <w:r>
        <w:rPr>
          <w:rFonts w:hAnsi="Times New Roman"/>
        </w:rPr>
        <w:t>维护产品队列和工位事件；采集电脑保存原图、触发信息和成像配方；</w:t>
      </w:r>
      <w:del w:id="15" w:author="软件组" w:date="2026-07-31T21:20:00Z">
        <w:r>
          <w:rPr>
            <w:rFonts w:hAnsi="Times New Roman"/>
          </w:rPr>
          <w:delText>算法电脑生成图像级与产品级结果；前端保存人工复核，不改写机器原始字段。</w:delText>
        </w:r>
      </w:del>
      <w:ins w:id="16" w:author="软件组" w:date="2026-07-31T21:20:00Z">
        <w:r>
          <w:rPr>
            <w:rFonts w:hAnsi="Times New Roman"/>
          </w:rPr>
          <w:t>算法电脑生成图像级与产品级结果；应用系统完成结果展示、复核、指标看板与轻量入库，前端不改写机器原始字段。</w:t>
        </w:r>
      </w:ins>
    </w:p>
    <w:p w14:paraId="33E1EF64" w14:textId="5019BAEE" w:rsidR="00A439FD" w:rsidRDefault="00000000">
      <w:pPr>
        <w:keepLines/>
        <w:jc w:val="center"/>
        <w:rPr>
          <w:rFonts w:hint="eastAsia"/>
        </w:rPr>
      </w:pPr>
      <w:moveFromRangeStart w:id="17" w:author="小程 JS" w:date="2026-08-01T05:50:00Z" w:name="move236455869"/>
      <w:moveFrom w:id="18" w:author="小程 JS" w:date="2026-08-01T05:50:00Z" w16du:dateUtc="2026-07-31T21:50:00Z">
        <w:r w:rsidDel="00391A2C">
          <w:rPr>
            <w:noProof/>
          </w:rPr>
          <w:drawing>
            <wp:inline distT="0" distB="0" distL="0" distR="0" wp14:anchorId="29FA92EE" wp14:editId="0CE37581">
              <wp:extent cx="5831840" cy="2385695"/>
              <wp:effectExtent l="0" t="0" r="0" b="0"/>
              <wp:docPr id="796545353" name="Picture 7965453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6545353" name="Picture 796545353"/>
                      <pic:cNvPicPr>
                        <a:picLocks noChangeAspect="1"/>
                      </pic:cNvPicPr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2000" cy="23858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moveFrom>
      <w:moveFromRangeEnd w:id="17"/>
    </w:p>
    <w:p w14:paraId="7DA99BC0" w14:textId="77777777" w:rsidR="00A439FD" w:rsidRDefault="00000000">
      <w:pPr>
        <w:pStyle w:val="11"/>
      </w:pPr>
      <w:r>
        <w:t>图</w:t>
      </w:r>
      <w:r>
        <w:t xml:space="preserve">4  </w:t>
      </w:r>
      <w:r>
        <w:t>物料、控制与数据总流程</w:t>
      </w:r>
    </w:p>
    <w:p w14:paraId="6EC91F71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三个流向使用同一</w:t>
      </w:r>
      <w:r>
        <w:rPr>
          <w:rFonts w:hAnsi="Times New Roman"/>
        </w:rPr>
        <w:t>piece_id</w:t>
      </w:r>
      <w:r>
        <w:rPr>
          <w:rFonts w:hAnsi="Times New Roman"/>
        </w:rPr>
        <w:t>关联并分别保留状态；机械故障不转化为算法</w:t>
      </w:r>
      <w:r>
        <w:rPr>
          <w:rFonts w:hAnsi="Times New Roman"/>
        </w:rPr>
        <w:t>OK</w:t>
      </w:r>
      <w:r>
        <w:rPr>
          <w:rFonts w:hAnsi="Times New Roman"/>
        </w:rPr>
        <w:t>，算法失败不删除原图，前端复核不覆盖机器结果。</w:t>
      </w:r>
    </w:p>
    <w:p w14:paraId="34C81448" w14:textId="77777777" w:rsidR="00A439FD" w:rsidRDefault="00000000">
      <w:pPr>
        <w:pStyle w:val="2"/>
        <w:rPr>
          <w:rFonts w:hint="eastAsia"/>
        </w:rPr>
      </w:pPr>
      <w:bookmarkStart w:id="19" w:name="_Toc236434566"/>
      <w:r>
        <w:lastRenderedPageBreak/>
        <w:t xml:space="preserve">3.2 </w:t>
      </w:r>
      <w:r>
        <w:t>系统运行流程</w:t>
      </w:r>
      <w:bookmarkEnd w:id="19"/>
    </w:p>
    <w:p w14:paraId="7ABEED16" w14:textId="77777777" w:rsidR="00A439FD" w:rsidRDefault="00000000">
      <w:pPr>
        <w:rPr>
          <w:rFonts w:hint="eastAsia"/>
        </w:rPr>
      </w:pPr>
      <w:r>
        <w:t>漏斗料仓在振动作用下将产品逐根送至带式过渡段，产品进入辊筒输送后由伺服对中机构校正姿态。入口有效触发生成</w:t>
      </w:r>
      <w:r>
        <w:t>piece_id</w:t>
      </w:r>
      <w:r>
        <w:t>，</w:t>
      </w:r>
      <w:r>
        <w:t>PLC</w:t>
      </w:r>
      <w:r>
        <w:t>把该产品加入在制</w:t>
      </w:r>
      <w:r>
        <w:t>FIFO</w:t>
      </w:r>
      <w:r>
        <w:t>，并随产品到达</w:t>
      </w:r>
      <w:r>
        <w:t>S1</w:t>
      </w:r>
      <w:r>
        <w:t>至</w:t>
      </w:r>
      <w:r>
        <w:t>S4</w:t>
      </w:r>
      <w:r>
        <w:t>依次发布触发事件。采集端按工位和面别保存图像，算法生成图像级</w:t>
      </w:r>
      <w:r>
        <w:t>result.json</w:t>
      </w:r>
      <w:r>
        <w:t>，产品聚合器核对四面完整性并生成</w:t>
      </w:r>
      <w:r>
        <w:t>piece_result.json</w:t>
      </w:r>
      <w:r>
        <w:t>；当</w:t>
      </w:r>
      <w:r>
        <w:t>decision_ready</w:t>
      </w:r>
      <w:r>
        <w:t>为</w:t>
      </w:r>
      <w:r>
        <w:t>true</w:t>
      </w:r>
      <w:r>
        <w:t>且身份、结果时效和执行器联锁全部通过时，</w:t>
      </w:r>
      <w:r>
        <w:t>PLC</w:t>
      </w:r>
      <w:r>
        <w:t>按</w:t>
      </w:r>
      <w:r>
        <w:t>sort_target</w:t>
      </w:r>
      <w:r>
        <w:t>驱动气动推板分拣。</w:t>
      </w:r>
    </w:p>
    <w:p w14:paraId="099A6A85" w14:textId="77777777" w:rsidR="00A439FD" w:rsidRDefault="00000000">
      <w:pPr>
        <w:keepLines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1F7C74" wp14:editId="0BF63686">
            <wp:extent cx="5831840" cy="1722755"/>
            <wp:effectExtent l="0" t="0" r="0" b="0"/>
            <wp:docPr id="796545354" name="Picture 79654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5354" name="Picture 7965453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2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17CF" w14:textId="77777777" w:rsidR="00A439FD" w:rsidRDefault="00000000">
      <w:pPr>
        <w:pStyle w:val="11"/>
      </w:pPr>
      <w:r>
        <w:t>图</w:t>
      </w:r>
      <w:r>
        <w:t xml:space="preserve">5  </w:t>
      </w:r>
      <w:r>
        <w:t>自动检测与异常旁路执行链</w:t>
      </w:r>
    </w:p>
    <w:p w14:paraId="6C9F091C" w14:textId="77777777" w:rsidR="00A439FD" w:rsidRDefault="00000000">
      <w:pPr>
        <w:pStyle w:val="2"/>
        <w:rPr>
          <w:rFonts w:hint="eastAsia"/>
        </w:rPr>
      </w:pPr>
      <w:bookmarkStart w:id="20" w:name="_Toc236434567"/>
      <w:r>
        <w:t xml:space="preserve">3.3 </w:t>
      </w:r>
      <w:r>
        <w:t>样件身份与在制队列</w:t>
      </w:r>
      <w:bookmarkEnd w:id="20"/>
    </w:p>
    <w:p w14:paraId="2C2D57C2" w14:textId="77777777" w:rsidR="00A439FD" w:rsidRDefault="00000000">
      <w:pPr>
        <w:rPr>
          <w:rFonts w:hint="eastAsia"/>
        </w:rPr>
      </w:pPr>
      <w:r>
        <w:rPr>
          <w:rFonts w:hAnsi="Times New Roman"/>
        </w:rPr>
        <w:t>piece_id</w:t>
      </w:r>
      <w:r>
        <w:rPr>
          <w:rFonts w:hAnsi="Times New Roman"/>
        </w:rPr>
        <w:t>采用</w:t>
      </w:r>
      <w:r>
        <w:rPr>
          <w:rFonts w:hAnsi="Times New Roman"/>
        </w:rPr>
        <w:t>PYYYYMMDD-NNNNNN</w:t>
      </w:r>
      <w:r>
        <w:rPr>
          <w:rFonts w:hAnsi="Times New Roman"/>
        </w:rPr>
        <w:t>，在入口有效触发后生成并持久化；条码或</w:t>
      </w:r>
      <w:r>
        <w:rPr>
          <w:rFonts w:hAnsi="Times New Roman"/>
        </w:rPr>
        <w:t>MES</w:t>
      </w:r>
      <w:r>
        <w:rPr>
          <w:rFonts w:hAnsi="Times New Roman"/>
        </w:rPr>
        <w:t>编号写入</w:t>
      </w:r>
      <w:r>
        <w:rPr>
          <w:rFonts w:hAnsi="Times New Roman"/>
        </w:rPr>
        <w:t>external_id</w:t>
      </w:r>
      <w:r>
        <w:rPr>
          <w:rFonts w:hAnsi="Times New Roman"/>
        </w:rPr>
        <w:t>。</w:t>
      </w:r>
      <w:r>
        <w:rPr>
          <w:rFonts w:hAnsi="Times New Roman"/>
        </w:rPr>
        <w:t>PLC</w:t>
      </w:r>
      <w:r>
        <w:rPr>
          <w:rFonts w:hAnsi="Times New Roman"/>
        </w:rPr>
        <w:t>设置不少于</w:t>
      </w:r>
      <w:r>
        <w:rPr>
          <w:rFonts w:hAnsi="Times New Roman"/>
        </w:rPr>
        <w:t>16</w:t>
      </w:r>
      <w:r>
        <w:rPr>
          <w:rFonts w:hAnsi="Times New Roman"/>
        </w:rPr>
        <w:t>件的在制</w:t>
      </w:r>
      <w:r>
        <w:rPr>
          <w:rFonts w:hAnsi="Times New Roman"/>
        </w:rPr>
        <w:t>FIFO</w:t>
      </w:r>
      <w:r>
        <w:rPr>
          <w:rFonts w:hAnsi="Times New Roman"/>
        </w:rPr>
        <w:t>，保存当前位置、预期</w:t>
      </w:r>
      <w:r>
        <w:rPr>
          <w:rFonts w:hAnsi="Times New Roman"/>
        </w:rPr>
        <w:t>/</w:t>
      </w:r>
      <w:r>
        <w:rPr>
          <w:rFonts w:hAnsi="Times New Roman"/>
        </w:rPr>
        <w:t>已收采集、最后事件和</w:t>
      </w:r>
      <w:r>
        <w:rPr>
          <w:rFonts w:hAnsi="Times New Roman"/>
        </w:rPr>
        <w:t>sort_target</w:t>
      </w:r>
      <w:r>
        <w:rPr>
          <w:rFonts w:hAnsi="Times New Roman"/>
        </w:rPr>
        <w:t>。漏拍转</w:t>
      </w:r>
      <w:r>
        <w:rPr>
          <w:rFonts w:hAnsi="Times New Roman"/>
        </w:rPr>
        <w:t>CAPTURE_PARTIAL/HOLD</w:t>
      </w:r>
      <w:r>
        <w:rPr>
          <w:rFonts w:hAnsi="Times New Roman"/>
        </w:rPr>
        <w:t>；重复触发保留文件并标记关联；卡料时停止队列推进，人工抽料追加</w:t>
      </w:r>
      <w:r>
        <w:rPr>
          <w:rFonts w:hAnsi="Times New Roman"/>
        </w:rPr>
        <w:t>manual_remove</w:t>
      </w:r>
      <w:r>
        <w:rPr>
          <w:rFonts w:hAnsi="Times New Roman"/>
        </w:rPr>
        <w:t>；断电恢复后先核对物理顺序和持久化队列，再执行</w:t>
      </w:r>
      <w:r>
        <w:rPr>
          <w:rFonts w:hAnsi="Times New Roman"/>
        </w:rPr>
        <w:t>resume</w:t>
      </w:r>
      <w:r>
        <w:rPr>
          <w:rFonts w:hAnsi="Times New Roman"/>
        </w:rPr>
        <w:t>或</w:t>
      </w:r>
      <w:r>
        <w:rPr>
          <w:rFonts w:hAnsi="Times New Roman"/>
        </w:rPr>
        <w:t>clear</w:t>
      </w:r>
      <w:r>
        <w:rPr>
          <w:rFonts w:hAnsi="Times New Roman"/>
        </w:rPr>
        <w:t>。</w:t>
      </w:r>
    </w:p>
    <w:p w14:paraId="628C6632" w14:textId="7660DCB6" w:rsidR="00A439FD" w:rsidRDefault="00000000">
      <w:pPr>
        <w:pStyle w:val="2"/>
        <w:rPr>
          <w:rFonts w:hint="eastAsia"/>
        </w:rPr>
      </w:pPr>
      <w:bookmarkStart w:id="21" w:name="_Toc236434568"/>
      <w:r>
        <w:lastRenderedPageBreak/>
        <w:t xml:space="preserve">3.4 </w:t>
      </w:r>
      <w:r>
        <w:t>系统状态与异</w:t>
      </w:r>
      <w:moveToRangeStart w:id="22" w:author="小程 JS" w:date="2026-08-01T05:50:00Z" w:name="move236455869"/>
      <w:moveTo w:id="23" w:author="小程 JS" w:date="2026-08-01T05:50:00Z" w16du:dateUtc="2026-07-31T21:50:00Z">
        <w:r w:rsidR="00391A2C">
          <w:rPr>
            <w:noProof/>
          </w:rPr>
          <w:drawing>
            <wp:inline distT="0" distB="0" distL="0" distR="0" wp14:anchorId="7D001E29" wp14:editId="48F405E3">
              <wp:extent cx="5731510" cy="2344652"/>
              <wp:effectExtent l="0" t="0" r="2540" b="0"/>
              <wp:docPr id="1393809335" name="Picture 7965453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6545353" name="Picture 796545353"/>
                      <pic:cNvPicPr>
                        <a:picLocks noChangeAspect="1"/>
                      </pic:cNvPicPr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3446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moveTo>
      <w:moveToRangeEnd w:id="22"/>
      <w:r>
        <w:t>常处理</w:t>
      </w:r>
      <w:bookmarkEnd w:id="21"/>
    </w:p>
    <w:p w14:paraId="3F397943" w14:textId="77777777" w:rsidR="00A439FD" w:rsidRDefault="00000000">
      <w:pPr>
        <w:rPr>
          <w:rFonts w:hint="eastAsia"/>
        </w:rPr>
      </w:pPr>
      <w:r>
        <w:rPr>
          <w:rFonts w:hAnsi="Times New Roman"/>
        </w:rPr>
        <w:t>产品状态按</w:t>
      </w:r>
      <w:r>
        <w:rPr>
          <w:rFonts w:hAnsi="Times New Roman"/>
        </w:rPr>
        <w:t>REGISTERED</w:t>
      </w:r>
      <w:r>
        <w:rPr>
          <w:rFonts w:hAnsi="Times New Roman"/>
        </w:rPr>
        <w:t>、</w:t>
      </w:r>
      <w:r>
        <w:rPr>
          <w:rFonts w:hAnsi="Times New Roman"/>
        </w:rPr>
        <w:t>IN_LINE</w:t>
      </w:r>
      <w:r>
        <w:rPr>
          <w:rFonts w:hAnsi="Times New Roman"/>
        </w:rPr>
        <w:t>、</w:t>
      </w:r>
      <w:r>
        <w:rPr>
          <w:rFonts w:hAnsi="Times New Roman"/>
        </w:rPr>
        <w:t>CAPTURING</w:t>
      </w:r>
      <w:r>
        <w:rPr>
          <w:rFonts w:hAnsi="Times New Roman"/>
        </w:rPr>
        <w:t>、</w:t>
      </w:r>
      <w:r>
        <w:rPr>
          <w:rFonts w:hAnsi="Times New Roman"/>
        </w:rPr>
        <w:t>CAPTURE_COMPLETE</w:t>
      </w:r>
      <w:r>
        <w:rPr>
          <w:rFonts w:hAnsi="Times New Roman"/>
        </w:rPr>
        <w:t>、</w:t>
      </w:r>
      <w:r>
        <w:rPr>
          <w:rFonts w:hAnsi="Times New Roman"/>
        </w:rPr>
        <w:t>INFERENCING</w:t>
      </w:r>
      <w:r>
        <w:rPr>
          <w:rFonts w:hAnsi="Times New Roman"/>
        </w:rPr>
        <w:t>、</w:t>
      </w:r>
      <w:r>
        <w:rPr>
          <w:rFonts w:hAnsi="Times New Roman"/>
        </w:rPr>
        <w:t>RULE_EVALUATED</w:t>
      </w:r>
      <w:r>
        <w:rPr>
          <w:rFonts w:hAnsi="Times New Roman"/>
        </w:rPr>
        <w:t>、</w:t>
      </w:r>
      <w:r>
        <w:rPr>
          <w:rFonts w:hAnsi="Times New Roman"/>
        </w:rPr>
        <w:t>REVIEW_PENDING</w:t>
      </w:r>
      <w:r>
        <w:rPr>
          <w:rFonts w:hAnsi="Times New Roman"/>
        </w:rPr>
        <w:t>、</w:t>
      </w:r>
      <w:r>
        <w:rPr>
          <w:rFonts w:hAnsi="Times New Roman"/>
        </w:rPr>
        <w:t>READY_TO_SORT</w:t>
      </w:r>
      <w:r>
        <w:rPr>
          <w:rFonts w:hAnsi="Times New Roman"/>
        </w:rPr>
        <w:t>和</w:t>
      </w:r>
      <w:r>
        <w:rPr>
          <w:rFonts w:hAnsi="Times New Roman"/>
        </w:rPr>
        <w:t>CLOSED</w:t>
      </w:r>
      <w:r>
        <w:rPr>
          <w:rFonts w:hAnsi="Times New Roman"/>
        </w:rPr>
        <w:t>推进。采集缺失、身份冲突、模型错误、超时或</w:t>
      </w:r>
      <w:r>
        <w:rPr>
          <w:rFonts w:hAnsi="Times New Roman"/>
        </w:rPr>
        <w:t>Schema</w:t>
      </w:r>
      <w:r>
        <w:rPr>
          <w:rFonts w:hAnsi="Times New Roman"/>
        </w:rPr>
        <w:t>错误进入</w:t>
      </w:r>
      <w:r>
        <w:rPr>
          <w:rFonts w:hAnsi="Times New Roman"/>
        </w:rPr>
        <w:t>HOLD</w:t>
      </w:r>
      <w:r>
        <w:rPr>
          <w:rFonts w:hAnsi="Times New Roman"/>
        </w:rPr>
        <w:t>或</w:t>
      </w:r>
      <w:r>
        <w:rPr>
          <w:rFonts w:hAnsi="Times New Roman"/>
        </w:rPr>
        <w:t>ERROR</w:t>
      </w:r>
      <w:r>
        <w:rPr>
          <w:rFonts w:hAnsi="Times New Roman"/>
        </w:rPr>
        <w:t>；人工确认后可重采、重跑或关闭。状态变化均写入带时间戳的事件日志。</w:t>
      </w:r>
    </w:p>
    <w:p w14:paraId="1AEDC4CD" w14:textId="77777777" w:rsidR="00A439FD" w:rsidRDefault="00000000">
      <w:pPr>
        <w:pStyle w:val="11"/>
        <w:keepNext/>
      </w:pPr>
      <w:r>
        <w:t>表</w:t>
      </w:r>
      <w:r>
        <w:t xml:space="preserve">3  </w:t>
      </w:r>
      <w:r>
        <w:t>产品状态与异常转移</w:t>
      </w:r>
    </w:p>
    <w:tbl>
      <w:tblPr>
        <w:tblW w:w="8957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2154"/>
        <w:gridCol w:w="2494"/>
      </w:tblGrid>
      <w:tr w:rsidR="00A439FD" w14:paraId="55A8B60A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3AE9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状态</w:t>
            </w:r>
          </w:p>
        </w:tc>
        <w:tc>
          <w:tcPr>
            <w:tcW w:w="260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C85BB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进入条件</w:t>
            </w:r>
          </w:p>
        </w:tc>
        <w:tc>
          <w:tcPr>
            <w:tcW w:w="215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33258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正常转移</w:t>
            </w:r>
          </w:p>
        </w:tc>
        <w:tc>
          <w:tcPr>
            <w:tcW w:w="249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F4AE3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异常处理</w:t>
            </w:r>
          </w:p>
        </w:tc>
      </w:tr>
      <w:tr w:rsidR="00A439FD" w14:paraId="5C19770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C73B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REGISTERED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0751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入口有效触发并持久化</w:t>
            </w:r>
            <w:r>
              <w:rPr>
                <w:rFonts w:hAnsi="Times New Roman"/>
                <w:sz w:val="17"/>
              </w:rPr>
              <w:t>piece_id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9015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IN_LINE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56ED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建号失败则停止接收</w:t>
            </w:r>
          </w:p>
        </w:tc>
      </w:tr>
      <w:tr w:rsidR="00A439FD" w14:paraId="233F52C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85AB3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IN_LINE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C7B5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进入</w:t>
            </w:r>
            <w:r>
              <w:rPr>
                <w:rFonts w:hAnsi="Times New Roman"/>
                <w:sz w:val="17"/>
              </w:rPr>
              <w:t>PLC</w:t>
            </w:r>
            <w:r>
              <w:rPr>
                <w:rFonts w:hAnsi="Times New Roman"/>
                <w:sz w:val="17"/>
              </w:rPr>
              <w:t>在制</w:t>
            </w:r>
            <w:r>
              <w:rPr>
                <w:rFonts w:hAnsi="Times New Roman"/>
                <w:sz w:val="17"/>
              </w:rPr>
              <w:t>FIFO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48B2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CAPTURING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C1DC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位置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队列不一致</w:t>
            </w:r>
            <w:r>
              <w:rPr>
                <w:rFonts w:hAnsi="Times New Roman"/>
                <w:sz w:val="17"/>
              </w:rPr>
              <w:t>→HOLD</w:t>
            </w:r>
          </w:p>
        </w:tc>
      </w:tr>
      <w:tr w:rsidR="00A439FD" w14:paraId="27309C6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877CF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CAPTURING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92B4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收到工位进入与采集期望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DE58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CAPTURE_COMPLETE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C839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漏拍、重拍、错面</w:t>
            </w:r>
            <w:r>
              <w:rPr>
                <w:rFonts w:hAnsi="Times New Roman"/>
                <w:sz w:val="17"/>
              </w:rPr>
              <w:t>→REVIEW/HOLD</w:t>
            </w:r>
          </w:p>
        </w:tc>
      </w:tr>
      <w:tr w:rsidR="00A439FD" w14:paraId="5BDEB8F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E15E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CAPTURE_COMPLETE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A447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四面及全部预期分段齐全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22A8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INFERENCING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662F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缺图或哈希冲突</w:t>
            </w:r>
            <w:r>
              <w:rPr>
                <w:rFonts w:hAnsi="Times New Roman"/>
                <w:sz w:val="17"/>
              </w:rPr>
              <w:t>→REVIEW</w:t>
            </w:r>
          </w:p>
        </w:tc>
      </w:tr>
      <w:tr w:rsidR="00A439FD" w14:paraId="660FFD2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A36B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INFERENCING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1EEA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模型和配置校验通过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D9D9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RULE_EVALUATED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4702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缺模型、超时、运行失败</w:t>
            </w:r>
            <w:r>
              <w:rPr>
                <w:rFonts w:hAnsi="Times New Roman"/>
                <w:sz w:val="17"/>
              </w:rPr>
              <w:t>→REVIEW</w:t>
            </w:r>
          </w:p>
        </w:tc>
      </w:tr>
      <w:tr w:rsidR="00A439FD" w14:paraId="78366C1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0CC91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RULE_EVALUATED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49E0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规则版本有效并形成产品结论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E899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READY_TO_SORT</w:t>
            </w:r>
            <w:r>
              <w:rPr>
                <w:rFonts w:hAnsi="Times New Roman"/>
                <w:sz w:val="17"/>
              </w:rPr>
              <w:t>或</w:t>
            </w:r>
            <w:r>
              <w:rPr>
                <w:rFonts w:hAnsi="Times New Roman"/>
                <w:sz w:val="17"/>
              </w:rPr>
              <w:t>REVIEW_PENDING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06D8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不可视属性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异常提示</w:t>
            </w:r>
            <w:r>
              <w:rPr>
                <w:rFonts w:hAnsi="Times New Roman"/>
                <w:sz w:val="17"/>
              </w:rPr>
              <w:t>→REVIEW</w:t>
            </w:r>
          </w:p>
        </w:tc>
      </w:tr>
      <w:tr w:rsidR="00A439FD" w14:paraId="128F6F6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DBA52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REVIEW_PENDING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1C15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需人工判断或身份对账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21EF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READY_TO_SORT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8C3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超时保持，不得进入</w:t>
            </w:r>
            <w:r>
              <w:rPr>
                <w:rFonts w:hAnsi="Times New Roman"/>
                <w:sz w:val="17"/>
              </w:rPr>
              <w:t>OK</w:t>
            </w:r>
          </w:p>
        </w:tc>
      </w:tr>
      <w:tr w:rsidR="00A439FD" w14:paraId="6253969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A72B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READY_TO_SORT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9E8A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产品与结果身份一致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FF65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CLOSED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A11A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气动分拣；联锁未通过转</w:t>
            </w:r>
            <w:r>
              <w:rPr>
                <w:rFonts w:hAnsi="Times New Roman"/>
                <w:sz w:val="17"/>
              </w:rPr>
              <w:t>HOLD</w:t>
            </w:r>
          </w:p>
        </w:tc>
      </w:tr>
    </w:tbl>
    <w:p w14:paraId="3BC53324" w14:textId="77777777" w:rsidR="00A439FD" w:rsidRDefault="00A439FD">
      <w:pPr>
        <w:ind w:firstLine="0"/>
        <w:rPr>
          <w:rFonts w:hint="eastAsia"/>
        </w:rPr>
      </w:pPr>
    </w:p>
    <w:p w14:paraId="1747B177" w14:textId="77777777" w:rsidR="00A439FD" w:rsidRDefault="00000000">
      <w:pPr>
        <w:rPr>
          <w:rFonts w:hint="eastAsia"/>
        </w:rPr>
      </w:pPr>
      <w:r>
        <w:t>S5</w:t>
      </w:r>
      <w:r>
        <w:t>分流只读取</w:t>
      </w:r>
      <w:r>
        <w:t>piece_result.json</w:t>
      </w:r>
      <w:r>
        <w:t>中的</w:t>
      </w:r>
      <w:r>
        <w:t>decision_ready</w:t>
      </w:r>
      <w:r>
        <w:t>和</w:t>
      </w:r>
      <w:r>
        <w:t>sort_target</w:t>
      </w:r>
      <w:r>
        <w:t>。</w:t>
      </w:r>
      <w:r>
        <w:t>PLC</w:t>
      </w:r>
      <w:r>
        <w:t>执行动作前核对</w:t>
      </w:r>
      <w:r>
        <w:t>piece_id</w:t>
      </w:r>
      <w:r>
        <w:t>与在制顺序、四面采集完整性、结果生成时间、通信状态以及气压、气缸原位、急停和防夹联锁；任一条件不满足时禁止输出</w:t>
      </w:r>
      <w:r>
        <w:t>OK</w:t>
      </w:r>
      <w:r>
        <w:t>，产品进入</w:t>
      </w:r>
      <w:r>
        <w:t>HOLD</w:t>
      </w:r>
      <w:r>
        <w:t>。正常模式自动完成气动分拣，调试模式可强制转入人工复核并追加</w:t>
      </w:r>
      <w:r>
        <w:t>review_events</w:t>
      </w:r>
      <w:r>
        <w:t>，机器原始字段保持不变。</w:t>
      </w:r>
    </w:p>
    <w:p w14:paraId="346FDD5A" w14:textId="77777777" w:rsidR="00A439FD" w:rsidRDefault="00000000">
      <w:pPr>
        <w:pStyle w:val="2"/>
        <w:rPr>
          <w:rFonts w:hint="eastAsia"/>
        </w:rPr>
      </w:pPr>
      <w:bookmarkStart w:id="24" w:name="_Toc236434569"/>
      <w:r>
        <w:t xml:space="preserve">3.5 </w:t>
      </w:r>
      <w:r>
        <w:t>系统能力与扩展接口</w:t>
      </w:r>
      <w:bookmarkEnd w:id="24"/>
    </w:p>
    <w:p w14:paraId="428B853C" w14:textId="77777777" w:rsidR="00A439FD" w:rsidRDefault="00000000">
      <w:pPr>
        <w:rPr>
          <w:rFonts w:hint="eastAsia"/>
        </w:rPr>
      </w:pPr>
      <w:r>
        <w:t>当前设计覆盖漏斗振动单根上料、带式与辊筒输送、伺服对中、低速四面采集、离线已知缺陷检测、产品规则汇总、气动分拣、异常旁路和盲测统计。</w:t>
      </w:r>
      <w:del w:id="25" w:author="软件组" w:date="2026-07-31T21:20:00Z">
        <w:r>
          <w:delText>管理</w:delText>
        </w:r>
        <w:r>
          <w:delText>BI</w:delText>
        </w:r>
        <w:r>
          <w:delText>读取受控导出数据，用于批次、模型和效率分析；协作平台只同步结论、缩略图和任务链接，原图、模型权重及结构化结果保留在项目本地受控目录。</w:delText>
        </w:r>
      </w:del>
      <w:ins w:id="26" w:author="软件组" w:date="2026-07-31T21:20:00Z">
        <w:r>
          <w:t>应用系统中，管理</w:t>
        </w:r>
        <w:r>
          <w:t>BI</w:t>
        </w:r>
        <w:r>
          <w:t>读取受控导出与汇总数据，用于批次、模型、效率和项目健康分析；轻量后端经</w:t>
        </w:r>
        <w:r>
          <w:t>ETL</w:t>
        </w:r>
        <w:r>
          <w:t>将合法结果入库供查询；协作平台只同步结论、缩略图和任务链接，原图、模型权重及结构化结果保留在项目本地受控目录。</w:t>
        </w:r>
      </w:ins>
    </w:p>
    <w:p w14:paraId="7D8329D5" w14:textId="77777777" w:rsidR="00A439FD" w:rsidRDefault="00000000">
      <w:pPr>
        <w:rPr>
          <w:rFonts w:hint="eastAsia"/>
        </w:rPr>
      </w:pPr>
      <w:r>
        <w:t>当后续产线速度明显高于约</w:t>
      </w:r>
      <w:r>
        <w:t>1 m/min</w:t>
      </w:r>
      <w:r>
        <w:t>时，需要重新校核快门类型、触发方式和计算平台。采用全局快门或提高线速后，视野、曝光、光通量、编码器精度、缓存、推理并行和分拣距离均按实测节拍重新设计；该高速化工作不改变本稿自动线的上料、对中、四面采集、判定和分拣功能边界。</w:t>
      </w:r>
    </w:p>
    <w:p w14:paraId="2BE8C4D2" w14:textId="77777777" w:rsidR="00A439FD" w:rsidRDefault="00000000">
      <w:pPr>
        <w:rPr>
          <w:rFonts w:hint="eastAsia"/>
        </w:rPr>
      </w:pPr>
      <w:r>
        <w:br w:type="page"/>
      </w:r>
    </w:p>
    <w:p w14:paraId="1BD36A42" w14:textId="77777777" w:rsidR="00A439FD" w:rsidRDefault="00000000">
      <w:pPr>
        <w:pStyle w:val="1"/>
      </w:pPr>
      <w:bookmarkStart w:id="27" w:name="_Toc236434570"/>
      <w:r>
        <w:lastRenderedPageBreak/>
        <w:t>四、机械、输送与成像设计</w:t>
      </w:r>
      <w:bookmarkEnd w:id="27"/>
    </w:p>
    <w:p w14:paraId="18A021C6" w14:textId="77777777" w:rsidR="00A439FD" w:rsidRDefault="00000000">
      <w:pPr>
        <w:pStyle w:val="2"/>
        <w:rPr>
          <w:rFonts w:hint="eastAsia"/>
        </w:rPr>
      </w:pPr>
      <w:bookmarkStart w:id="28" w:name="_Toc236434571"/>
      <w:r>
        <w:t xml:space="preserve">4.1 </w:t>
      </w:r>
      <w:r>
        <w:t>总体布置</w:t>
      </w:r>
      <w:bookmarkEnd w:id="28"/>
    </w:p>
    <w:p w14:paraId="523C5A75" w14:textId="77777777" w:rsidR="00A439FD" w:rsidRDefault="00000000">
      <w:pPr>
        <w:rPr>
          <w:rFonts w:hint="eastAsia"/>
        </w:rPr>
      </w:pPr>
      <w:r>
        <w:t>检测线沿物流方向依次设置漏斗振动单根上料、带式过渡、辊筒输送、伺服对中、</w:t>
      </w:r>
      <w:r>
        <w:t>S1</w:t>
      </w:r>
      <w:r>
        <w:t>顶面、</w:t>
      </w:r>
      <w:r>
        <w:t>S2</w:t>
      </w:r>
      <w:r>
        <w:t>右侧面、</w:t>
      </w:r>
      <w:r>
        <w:t>S3</w:t>
      </w:r>
      <w:r>
        <w:t>左侧面、</w:t>
      </w:r>
      <w:r>
        <w:t>S4</w:t>
      </w:r>
      <w:r>
        <w:t>底面采集以及</w:t>
      </w:r>
      <w:r>
        <w:t>S5</w:t>
      </w:r>
      <w:r>
        <w:t>气动分拣。入口建立</w:t>
      </w:r>
      <w:r>
        <w:t>piece_id</w:t>
      </w:r>
      <w:r>
        <w:t>，</w:t>
      </w:r>
      <w:r>
        <w:t>PLC</w:t>
      </w:r>
      <w:r>
        <w:t>维护产品在制位置，采集、算法与分拣均以同一身份和</w:t>
      </w:r>
      <w:r>
        <w:t>run_id</w:t>
      </w:r>
      <w:r>
        <w:t>关联。</w:t>
      </w:r>
    </w:p>
    <w:p w14:paraId="706716D0" w14:textId="77777777" w:rsidR="00A439FD" w:rsidRDefault="00000000">
      <w:pPr>
        <w:rPr>
          <w:rFonts w:hint="eastAsia"/>
        </w:rPr>
      </w:pPr>
      <w:r>
        <w:t>设计线速约</w:t>
      </w:r>
      <w:r>
        <w:t>1 m/min</w:t>
      </w:r>
      <w:r>
        <w:t>。上料与过渡段保证单根连续出料，检测段采用深色包胶辊筒并为侧面、底面相机预留无遮挡空间；四个成像工位沿物流方向分段布置并独立遮光。系统允许多件在制，</w:t>
      </w:r>
      <w:r>
        <w:t>PLC</w:t>
      </w:r>
      <w:r>
        <w:t>位置队列、采集任务队列和分拣队列按</w:t>
      </w:r>
      <w:r>
        <w:t>FIFO</w:t>
      </w:r>
      <w:r>
        <w:t>推进，并以工位触发和光电计数进行顺序校验。</w:t>
      </w:r>
    </w:p>
    <w:p w14:paraId="3DE32160" w14:textId="77777777" w:rsidR="00A439FD" w:rsidRDefault="00000000">
      <w:pPr>
        <w:rPr>
          <w:rFonts w:hint="eastAsia"/>
        </w:rPr>
      </w:pPr>
      <w:r>
        <w:t>四工位后设置结果等待段和气动分拣位。正常产品在分拣门禁通过后自动进入</w:t>
      </w:r>
      <w:r>
        <w:t>OK</w:t>
      </w:r>
      <w:r>
        <w:t>或</w:t>
      </w:r>
      <w:r>
        <w:t>NG</w:t>
      </w:r>
      <w:r>
        <w:t>料框；缺图、身份冲突、结果超时、算法异常或执行器联锁未通过的产品进入</w:t>
      </w:r>
      <w:r>
        <w:t>HOLD</w:t>
      </w:r>
      <w:r>
        <w:t>并暂停自动放行。设备调试、</w:t>
      </w:r>
      <w:r>
        <w:t>50</w:t>
      </w:r>
      <w:r>
        <w:t>件盲测和异常处置时可切换人工复核旁路，但不得修改或覆盖机器原始结论。</w:t>
      </w:r>
    </w:p>
    <w:p w14:paraId="4D84246F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7F9677FC" wp14:editId="4A85FF6C">
            <wp:extent cx="2645410" cy="1932305"/>
            <wp:effectExtent l="0" t="0" r="889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Times New Roman"/>
          <w:sz w:val="12"/>
        </w:rPr>
        <w:t xml:space="preserve">   </w:t>
      </w:r>
      <w:r>
        <w:rPr>
          <w:noProof/>
        </w:rPr>
        <w:drawing>
          <wp:inline distT="0" distB="0" distL="114300" distR="114300" wp14:anchorId="11A4BC43" wp14:editId="77D70AA3">
            <wp:extent cx="2645410" cy="198437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7E1" w14:textId="77777777" w:rsidR="00A439FD" w:rsidRDefault="00000000">
      <w:pPr>
        <w:pStyle w:val="11"/>
      </w:pPr>
      <w:r>
        <w:t>图</w:t>
      </w:r>
      <w:r>
        <w:t xml:space="preserve">6  </w:t>
      </w:r>
      <w:r>
        <w:t>相机、条形光与现场检验装置记录（</w:t>
      </w:r>
      <w:r>
        <w:t>a</w:t>
      </w:r>
      <w:r>
        <w:t>）相机与条形光试验记录；（</w:t>
      </w:r>
      <w:r>
        <w:t>b</w:t>
      </w:r>
      <w:r>
        <w:t>）现场检验装置记录</w:t>
      </w:r>
    </w:p>
    <w:p w14:paraId="1DAD7F9D" w14:textId="77777777" w:rsidR="00A439FD" w:rsidRDefault="00000000">
      <w:pPr>
        <w:keepLines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C0072E" wp14:editId="54E01BD8">
            <wp:extent cx="5831840" cy="1579245"/>
            <wp:effectExtent l="0" t="0" r="0" b="0"/>
            <wp:docPr id="796545355" name="Picture 79654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5355" name="Picture 7965453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A97" w14:textId="77777777" w:rsidR="00A439FD" w:rsidRDefault="00000000">
      <w:pPr>
        <w:pStyle w:val="11"/>
      </w:pPr>
      <w:r>
        <w:t>图</w:t>
      </w:r>
      <w:r>
        <w:t xml:space="preserve">7  </w:t>
      </w:r>
      <w:r>
        <w:t>自动检测线工位与物流编号示意</w:t>
      </w:r>
    </w:p>
    <w:p w14:paraId="7C71214D" w14:textId="77777777" w:rsidR="00A439FD" w:rsidRDefault="00391A2C">
      <w:pPr>
        <w:keepLines/>
        <w:jc w:val="center"/>
        <w:rPr>
          <w:rFonts w:hint="eastAsia"/>
        </w:rPr>
      </w:pPr>
      <w:r>
        <w:pict w14:anchorId="349906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219.25pt">
            <v:imagedata r:id="rId27" o:title=""/>
          </v:shape>
        </w:pict>
      </w:r>
    </w:p>
    <w:p w14:paraId="1B178DFF" w14:textId="77777777" w:rsidR="00A439FD" w:rsidRDefault="00000000">
      <w:pPr>
        <w:pStyle w:val="11"/>
        <w:keepLines/>
      </w:pPr>
      <w:r>
        <w:t>图</w:t>
      </w:r>
      <w:r>
        <w:t xml:space="preserve">8  </w:t>
      </w:r>
      <w:r>
        <w:t>自动检测线总体布置与工艺流向</w:t>
      </w:r>
    </w:p>
    <w:p w14:paraId="71AF2F66" w14:textId="77777777" w:rsidR="00A439FD" w:rsidRDefault="00000000">
      <w:pPr>
        <w:pStyle w:val="2"/>
        <w:rPr>
          <w:rFonts w:hint="eastAsia"/>
        </w:rPr>
      </w:pPr>
      <w:bookmarkStart w:id="29" w:name="_Toc236434572"/>
      <w:r>
        <w:t xml:space="preserve">4.2 </w:t>
      </w:r>
      <w:r>
        <w:t>上料、导向与姿态保持</w:t>
      </w:r>
      <w:bookmarkEnd w:id="29"/>
    </w:p>
    <w:p w14:paraId="68BA4BFF" w14:textId="77777777" w:rsidR="00A439FD" w:rsidRDefault="00000000">
      <w:pPr>
        <w:rPr>
          <w:rFonts w:hint="eastAsia"/>
        </w:rPr>
      </w:pPr>
      <w:r>
        <w:t>同规格产品成捆放入倾斜漏斗料仓。振动电机配合料仓倾角使产品向出料口移动，可更换舱门按产品截面限制为单根通过；出料口采用带式过渡，避免细长制品从辊筒间隙坠落。入口光电确认有效来料后生成</w:t>
      </w:r>
      <w:r>
        <w:t>piece_id</w:t>
      </w:r>
      <w:r>
        <w:t>，并把产品类型和运行配方写入</w:t>
      </w:r>
      <w:r>
        <w:t>PLC</w:t>
      </w:r>
      <w:r>
        <w:t>在制</w:t>
      </w:r>
      <w:r>
        <w:t>FIFO</w:t>
      </w:r>
      <w:r>
        <w:t>。</w:t>
      </w:r>
    </w:p>
    <w:p w14:paraId="4E025DDD" w14:textId="77777777" w:rsidR="00A439FD" w:rsidRDefault="00000000">
      <w:pPr>
        <w:rPr>
          <w:rFonts w:hint="eastAsia"/>
        </w:rPr>
      </w:pPr>
      <w:r>
        <w:t>带式过渡后进入深色包胶辊筒输送段，辊筒表面无毛刺并降低反光。伺服电机驱动齿轮齿条和平行滑轨，使两侧夹板同步相向运动完成对中后复位；行程按</w:t>
      </w:r>
      <w:r>
        <w:t>30</w:t>
      </w:r>
      <w:r>
        <w:t>～</w:t>
      </w:r>
      <w:r>
        <w:t>50 mm</w:t>
      </w:r>
      <w:r>
        <w:t>产品宽度调用配方，夹持面设置圆角并限制接触力，避免新增划伤或压痕。</w:t>
      </w:r>
    </w:p>
    <w:p w14:paraId="4BD7B429" w14:textId="77777777" w:rsidR="00A439FD" w:rsidRDefault="00000000">
      <w:pPr>
        <w:rPr>
          <w:rFonts w:hint="eastAsia"/>
        </w:rPr>
      </w:pPr>
      <w:r>
        <w:lastRenderedPageBreak/>
        <w:t>对中完成后，工位前短导向保持产品沿输送中心线进入</w:t>
      </w:r>
      <w:r>
        <w:t>S1</w:t>
      </w:r>
      <w:r>
        <w:t>至</w:t>
      </w:r>
      <w:r>
        <w:t>S4</w:t>
      </w:r>
      <w:r>
        <w:t>，同时避免遮挡主体、</w:t>
      </w:r>
      <w:r>
        <w:t>R</w:t>
      </w:r>
      <w:r>
        <w:t>角和底面开放窗口。偏斜、翘起、卡料或未完成对中时，</w:t>
      </w:r>
      <w:r>
        <w:t>PLC</w:t>
      </w:r>
      <w:r>
        <w:t>暂停输送并记录事件；人工排障后以原</w:t>
      </w:r>
      <w:r>
        <w:t>piece_id</w:t>
      </w:r>
      <w:r>
        <w:t>新建</w:t>
      </w:r>
      <w:r>
        <w:t>run_id</w:t>
      </w:r>
      <w:r>
        <w:t>重新上线，已采图像和异常记录保留。</w:t>
      </w:r>
    </w:p>
    <w:p w14:paraId="2D2770AC" w14:textId="77777777" w:rsidR="00A439FD" w:rsidRDefault="00391A2C">
      <w:pPr>
        <w:keepLines/>
        <w:jc w:val="center"/>
        <w:rPr>
          <w:rFonts w:hint="eastAsia"/>
        </w:rPr>
      </w:pPr>
      <w:r>
        <w:pict w14:anchorId="6DA61446">
          <v:shape id="_x0000_i1026" type="#_x0000_t75" style="width:219.25pt;height:208.25pt">
            <v:imagedata r:id="rId28" o:title=""/>
          </v:shape>
        </w:pict>
      </w:r>
      <w:r w:rsidR="00000000">
        <w:rPr>
          <w:rFonts w:hint="eastAsia"/>
        </w:rPr>
        <w:t xml:space="preserve">    </w:t>
      </w:r>
      <w:r>
        <w:pict w14:anchorId="1764B7AB">
          <v:shape id="_x0000_i1027" type="#_x0000_t75" style="width:207.8pt;height:208.65pt">
            <v:imagedata r:id="rId29" o:title=""/>
          </v:shape>
        </w:pict>
      </w:r>
    </w:p>
    <w:p w14:paraId="5D1A3FEA" w14:textId="77777777" w:rsidR="00A439FD" w:rsidRDefault="00391A2C">
      <w:pPr>
        <w:keepLines/>
        <w:jc w:val="center"/>
        <w:rPr>
          <w:rFonts w:hint="eastAsia"/>
        </w:rPr>
      </w:pPr>
      <w:r>
        <w:lastRenderedPageBreak/>
        <w:pict w14:anchorId="0DE6E6E1">
          <v:shape id="_x0000_i1028" type="#_x0000_t75" style="width:219.7pt;height:206.2pt">
            <v:imagedata r:id="rId30" o:title=""/>
          </v:shape>
        </w:pict>
      </w:r>
      <w:r w:rsidR="00000000">
        <w:rPr>
          <w:rFonts w:hint="eastAsia"/>
        </w:rPr>
        <w:t xml:space="preserve">    </w:t>
      </w:r>
      <w:r>
        <w:pict w14:anchorId="6E33EB5A">
          <v:shape id="_x0000_i1029" type="#_x0000_t75" style="width:207.4pt;height:206.6pt">
            <v:imagedata r:id="rId31" o:title=""/>
          </v:shape>
        </w:pict>
      </w:r>
    </w:p>
    <w:p w14:paraId="5312CE25" w14:textId="77777777" w:rsidR="00A439FD" w:rsidRDefault="00000000">
      <w:pPr>
        <w:pStyle w:val="11"/>
        <w:keepLines/>
      </w:pPr>
      <w:r>
        <w:t>图</w:t>
      </w:r>
      <w:r>
        <w:t xml:space="preserve">9  </w:t>
      </w:r>
      <w:r>
        <w:t>漏斗料仓、振动机构及可更换单根出料舱门</w:t>
      </w:r>
    </w:p>
    <w:p w14:paraId="137B4EFD" w14:textId="77777777" w:rsidR="00A439FD" w:rsidRDefault="00391A2C">
      <w:pPr>
        <w:keepLines/>
        <w:jc w:val="center"/>
        <w:rPr>
          <w:rFonts w:hint="eastAsia"/>
        </w:rPr>
      </w:pPr>
      <w:r>
        <w:lastRenderedPageBreak/>
        <w:pict w14:anchorId="58D8BC94">
          <v:shape id="_x0000_i1030" type="#_x0000_t75" style="width:213.55pt;height:147.7pt">
            <v:imagedata r:id="rId32" o:title=""/>
          </v:shape>
        </w:pict>
      </w:r>
      <w:r w:rsidR="00000000">
        <w:t xml:space="preserve"> </w:t>
      </w:r>
      <w:r w:rsidR="00000000">
        <w:rPr>
          <w:rFonts w:hint="eastAsia"/>
        </w:rPr>
        <w:t xml:space="preserve">    </w:t>
      </w:r>
      <w:r>
        <w:pict w14:anchorId="0DC74E5D">
          <v:shape id="_x0000_i1031" type="#_x0000_t75" style="width:208.65pt;height:146.45pt">
            <v:imagedata r:id="rId33" o:title=""/>
          </v:shape>
        </w:pict>
      </w:r>
    </w:p>
    <w:p w14:paraId="7C9208D0" w14:textId="77777777" w:rsidR="00A439FD" w:rsidRDefault="00000000">
      <w:pPr>
        <w:pStyle w:val="11"/>
        <w:keepLines/>
      </w:pPr>
      <w:r>
        <w:t>图</w:t>
      </w:r>
      <w:r>
        <w:t xml:space="preserve">10  </w:t>
      </w:r>
      <w:r>
        <w:t>带式过渡与辊筒输送机构</w:t>
      </w:r>
    </w:p>
    <w:p w14:paraId="096909A7" w14:textId="77777777" w:rsidR="00A439FD" w:rsidRDefault="00391A2C">
      <w:pPr>
        <w:keepLines/>
        <w:jc w:val="center"/>
        <w:rPr>
          <w:rFonts w:hint="eastAsia"/>
        </w:rPr>
      </w:pPr>
      <w:r>
        <w:pict w14:anchorId="3215FC09">
          <v:shape id="_x0000_i1032" type="#_x0000_t75" style="width:451.25pt;height:276.95pt">
            <v:imagedata r:id="rId34" o:title=""/>
          </v:shape>
        </w:pict>
      </w:r>
    </w:p>
    <w:p w14:paraId="1DA40956" w14:textId="77777777" w:rsidR="00A439FD" w:rsidRDefault="00391A2C">
      <w:pPr>
        <w:keepLines/>
        <w:jc w:val="center"/>
        <w:rPr>
          <w:rFonts w:hint="eastAsia"/>
        </w:rPr>
      </w:pPr>
      <w:r>
        <w:lastRenderedPageBreak/>
        <w:pict w14:anchorId="1072AC3B">
          <v:shape id="_x0000_i1033" type="#_x0000_t75" style="width:451.25pt;height:292.9pt">
            <v:imagedata r:id="rId35" o:title=""/>
          </v:shape>
        </w:pict>
      </w:r>
    </w:p>
    <w:p w14:paraId="3906EE87" w14:textId="77777777" w:rsidR="00A439FD" w:rsidRDefault="00000000">
      <w:pPr>
        <w:pStyle w:val="11"/>
        <w:keepLines/>
      </w:pPr>
      <w:r>
        <w:t>图</w:t>
      </w:r>
      <w:r>
        <w:t xml:space="preserve">11  </w:t>
      </w:r>
      <w:r>
        <w:t>产品偏斜状态与伺服对中机构</w:t>
      </w:r>
    </w:p>
    <w:p w14:paraId="59F9730E" w14:textId="77777777" w:rsidR="00A439FD" w:rsidRDefault="00000000">
      <w:pPr>
        <w:pStyle w:val="2"/>
        <w:rPr>
          <w:rFonts w:hint="eastAsia"/>
        </w:rPr>
      </w:pPr>
      <w:bookmarkStart w:id="30" w:name="_Toc236434573"/>
      <w:r>
        <w:t xml:space="preserve">4.3 </w:t>
      </w:r>
      <w:r>
        <w:t>四工位布置与参数要求</w:t>
      </w:r>
      <w:bookmarkEnd w:id="30"/>
    </w:p>
    <w:p w14:paraId="51BFBAE6" w14:textId="77777777" w:rsidR="00A439FD" w:rsidRDefault="00000000">
      <w:pPr>
        <w:rPr>
          <w:rFonts w:hint="eastAsia"/>
        </w:rPr>
      </w:pPr>
      <w:r>
        <w:rPr>
          <w:rFonts w:hAnsi="Times New Roman"/>
        </w:rPr>
        <w:t>工位顺序为</w:t>
      </w:r>
      <w:r>
        <w:rPr>
          <w:rFonts w:hAnsi="Times New Roman"/>
        </w:rPr>
        <w:t>S1</w:t>
      </w:r>
      <w:r>
        <w:rPr>
          <w:rFonts w:hAnsi="Times New Roman"/>
        </w:rPr>
        <w:t>顶面、</w:t>
      </w:r>
      <w:r>
        <w:rPr>
          <w:rFonts w:hAnsi="Times New Roman"/>
        </w:rPr>
        <w:t>S2</w:t>
      </w:r>
      <w:r>
        <w:rPr>
          <w:rFonts w:hAnsi="Times New Roman"/>
        </w:rPr>
        <w:t>右侧面、</w:t>
      </w:r>
      <w:r>
        <w:rPr>
          <w:rFonts w:hAnsi="Times New Roman"/>
        </w:rPr>
        <w:t>S3</w:t>
      </w:r>
      <w:r>
        <w:rPr>
          <w:rFonts w:hAnsi="Times New Roman"/>
        </w:rPr>
        <w:t>左侧面、</w:t>
      </w:r>
      <w:r>
        <w:rPr>
          <w:rFonts w:hAnsi="Times New Roman"/>
        </w:rPr>
        <w:t>S4</w:t>
      </w:r>
      <w:r>
        <w:rPr>
          <w:rFonts w:hAnsi="Times New Roman"/>
        </w:rPr>
        <w:t>底面，</w:t>
      </w:r>
      <w:r>
        <w:rPr>
          <w:rFonts w:hAnsi="Times New Roman"/>
        </w:rPr>
        <w:t>surface</w:t>
      </w:r>
      <w:r>
        <w:rPr>
          <w:rFonts w:hAnsi="Times New Roman"/>
        </w:rPr>
        <w:t>与工位一一对应。左右面按产品沿输送方向前进时的观察方位定义，机架、界面和数据字典统一采用</w:t>
      </w:r>
      <w:r>
        <w:rPr>
          <w:rFonts w:hAnsi="Times New Roman"/>
        </w:rPr>
        <w:t>top</w:t>
      </w:r>
      <w:r>
        <w:rPr>
          <w:rFonts w:hAnsi="Times New Roman"/>
        </w:rPr>
        <w:t>、</w:t>
      </w:r>
      <w:r>
        <w:rPr>
          <w:rFonts w:hAnsi="Times New Roman"/>
        </w:rPr>
        <w:t>right</w:t>
      </w:r>
      <w:r>
        <w:rPr>
          <w:rFonts w:hAnsi="Times New Roman"/>
        </w:rPr>
        <w:t>、</w:t>
      </w:r>
      <w:r>
        <w:rPr>
          <w:rFonts w:hAnsi="Times New Roman"/>
        </w:rPr>
        <w:t>left</w:t>
      </w:r>
      <w:r>
        <w:rPr>
          <w:rFonts w:hAnsi="Times New Roman"/>
        </w:rPr>
        <w:t>和</w:t>
      </w:r>
      <w:r>
        <w:rPr>
          <w:rFonts w:hAnsi="Times New Roman"/>
        </w:rPr>
        <w:t>bottom</w:t>
      </w:r>
      <w:r>
        <w:rPr>
          <w:rFonts w:hAnsi="Times New Roman"/>
        </w:rPr>
        <w:t>四个枚举值。</w:t>
      </w:r>
    </w:p>
    <w:p w14:paraId="4371E917" w14:textId="77777777" w:rsidR="00A439FD" w:rsidRDefault="00000000">
      <w:pPr>
        <w:rPr>
          <w:rFonts w:hint="eastAsia"/>
        </w:rPr>
      </w:pPr>
      <w:r>
        <w:rPr>
          <w:rFonts w:hAnsi="Times New Roman"/>
        </w:rPr>
        <w:t>S1</w:t>
      </w:r>
      <w:r>
        <w:rPr>
          <w:rFonts w:hAnsi="Times New Roman"/>
        </w:rPr>
        <w:t>相机自上向下，</w:t>
      </w:r>
      <w:r>
        <w:rPr>
          <w:rFonts w:hAnsi="Times New Roman"/>
        </w:rPr>
        <w:t>S2</w:t>
      </w:r>
      <w:r>
        <w:rPr>
          <w:rFonts w:hAnsi="Times New Roman"/>
        </w:rPr>
        <w:t>与</w:t>
      </w:r>
      <w:r>
        <w:rPr>
          <w:rFonts w:hAnsi="Times New Roman"/>
        </w:rPr>
        <w:t>S3</w:t>
      </w:r>
      <w:r>
        <w:rPr>
          <w:rFonts w:hAnsi="Times New Roman"/>
        </w:rPr>
        <w:t>分列两侧，</w:t>
      </w:r>
      <w:r>
        <w:rPr>
          <w:rFonts w:hAnsi="Times New Roman"/>
        </w:rPr>
        <w:t>S4</w:t>
      </w:r>
      <w:r>
        <w:rPr>
          <w:rFonts w:hAnsi="Times New Roman"/>
        </w:rPr>
        <w:t>经开放窗口自下向上。安装时保证主体和</w:t>
      </w:r>
      <w:r>
        <w:rPr>
          <w:rFonts w:hAnsi="Times New Roman"/>
        </w:rPr>
        <w:t>R</w:t>
      </w:r>
      <w:r>
        <w:rPr>
          <w:rFonts w:hAnsi="Times New Roman"/>
        </w:rPr>
        <w:t>角进入视野，四工位均设置独立遮光罩。</w:t>
      </w:r>
    </w:p>
    <w:p w14:paraId="0407E18A" w14:textId="77777777" w:rsidR="00A439FD" w:rsidRDefault="00000000">
      <w:pPr>
        <w:rPr>
          <w:rFonts w:hint="eastAsia"/>
        </w:rPr>
      </w:pPr>
      <w:r>
        <w:rPr>
          <w:rFonts w:hAnsi="Times New Roman"/>
        </w:rPr>
        <w:t>每个工位独立触发。采集端从该站</w:t>
      </w:r>
      <w:r>
        <w:rPr>
          <w:rFonts w:hAnsi="Times New Roman"/>
        </w:rPr>
        <w:t>FIFO</w:t>
      </w:r>
      <w:r>
        <w:rPr>
          <w:rFonts w:hAnsi="Times New Roman"/>
        </w:rPr>
        <w:t>队首取得</w:t>
      </w:r>
      <w:r>
        <w:rPr>
          <w:rFonts w:hAnsi="Times New Roman"/>
        </w:rPr>
        <w:t>piece_id</w:t>
      </w:r>
      <w:r>
        <w:rPr>
          <w:rFonts w:hAnsi="Times New Roman"/>
        </w:rPr>
        <w:t>，生成</w:t>
      </w:r>
      <w:r>
        <w:rPr>
          <w:rFonts w:hAnsi="Times New Roman"/>
        </w:rPr>
        <w:t>trigger_id</w:t>
      </w:r>
      <w:r>
        <w:rPr>
          <w:rFonts w:hAnsi="Times New Roman"/>
        </w:rPr>
        <w:t>，并写入</w:t>
      </w:r>
      <w:r>
        <w:rPr>
          <w:rFonts w:hAnsi="Times New Roman"/>
        </w:rPr>
        <w:t>station_id</w:t>
      </w:r>
      <w:r>
        <w:rPr>
          <w:rFonts w:hAnsi="Times New Roman"/>
        </w:rPr>
        <w:t>、</w:t>
      </w:r>
      <w:r>
        <w:rPr>
          <w:rFonts w:hAnsi="Times New Roman"/>
        </w:rPr>
        <w:t>surface</w:t>
      </w:r>
      <w:r>
        <w:rPr>
          <w:rFonts w:hAnsi="Times New Roman"/>
        </w:rPr>
        <w:t>、</w:t>
      </w:r>
      <w:r>
        <w:rPr>
          <w:rFonts w:hAnsi="Times New Roman"/>
        </w:rPr>
        <w:t>segment_index</w:t>
      </w:r>
      <w:r>
        <w:rPr>
          <w:rFonts w:hAnsi="Times New Roman"/>
        </w:rPr>
        <w:t>、时间戳和配方版本。工位中心距按约</w:t>
      </w:r>
      <w:r>
        <w:rPr>
          <w:rFonts w:hAnsi="Times New Roman"/>
        </w:rPr>
        <w:t>2.3 m</w:t>
      </w:r>
      <w:r>
        <w:rPr>
          <w:rFonts w:hAnsi="Times New Roman"/>
        </w:rPr>
        <w:t>布置，触发点设置在各工位视野前缘，采用光电开关与</w:t>
      </w:r>
      <w:r>
        <w:rPr>
          <w:rFonts w:hAnsi="Times New Roman"/>
        </w:rPr>
        <w:t>PLC</w:t>
      </w:r>
      <w:r>
        <w:rPr>
          <w:rFonts w:hAnsi="Times New Roman"/>
        </w:rPr>
        <w:t>位置延时共同控制。</w:t>
      </w:r>
    </w:p>
    <w:p w14:paraId="3D6417DE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四工位采用同型相机和镜头，名义工作距离</w:t>
      </w:r>
      <w:r>
        <w:rPr>
          <w:rFonts w:hAnsi="Times New Roman"/>
        </w:rPr>
        <w:t>250 mm</w:t>
      </w:r>
      <w:r>
        <w:rPr>
          <w:rFonts w:hAnsi="Times New Roman"/>
        </w:rPr>
        <w:t>，支架支持</w:t>
      </w:r>
      <w:r>
        <w:rPr>
          <w:rFonts w:hAnsi="Times New Roman"/>
        </w:rPr>
        <w:t>200</w:t>
      </w:r>
      <w:r>
        <w:rPr>
          <w:rFonts w:hAnsi="Times New Roman"/>
        </w:rPr>
        <w:t>～</w:t>
      </w:r>
      <w:r>
        <w:rPr>
          <w:rFonts w:hAnsi="Times New Roman"/>
        </w:rPr>
        <w:t>300 mm</w:t>
      </w:r>
      <w:r>
        <w:rPr>
          <w:rFonts w:hAnsi="Times New Roman"/>
        </w:rPr>
        <w:t>连续调节；</w:t>
      </w:r>
      <w:r>
        <w:rPr>
          <w:rFonts w:hAnsi="Times New Roman"/>
        </w:rPr>
        <w:t>100 mm</w:t>
      </w:r>
      <w:r>
        <w:rPr>
          <w:rFonts w:hAnsi="Times New Roman"/>
        </w:rPr>
        <w:t>视野方向与输送方向一致，</w:t>
      </w:r>
      <w:r>
        <w:rPr>
          <w:rFonts w:hAnsi="Times New Roman"/>
        </w:rPr>
        <w:t>50 mm</w:t>
      </w:r>
      <w:r>
        <w:rPr>
          <w:rFonts w:hAnsi="Times New Roman"/>
        </w:rPr>
        <w:t>方向覆盖产品宽度及</w:t>
      </w:r>
      <w:r>
        <w:rPr>
          <w:rFonts w:hAnsi="Times New Roman"/>
        </w:rPr>
        <w:t>R</w:t>
      </w:r>
      <w:r>
        <w:rPr>
          <w:rFonts w:hAnsi="Times New Roman"/>
        </w:rPr>
        <w:t>角。各工位单独完成畸变、像素当量和焦平面标定。</w:t>
      </w:r>
    </w:p>
    <w:p w14:paraId="43F463FC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A460770" wp14:editId="0B98096A">
            <wp:extent cx="5579745" cy="2738755"/>
            <wp:effectExtent l="0" t="0" r="825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8734" w14:textId="77777777" w:rsidR="00A439FD" w:rsidRDefault="00000000">
      <w:pPr>
        <w:pStyle w:val="11"/>
      </w:pPr>
      <w:r>
        <w:t>图</w:t>
      </w:r>
      <w:r>
        <w:t xml:space="preserve">12  </w:t>
      </w:r>
      <w:r>
        <w:t>四个独立成像工位与光轴方向</w:t>
      </w:r>
    </w:p>
    <w:p w14:paraId="22CB8266" w14:textId="77777777" w:rsidR="00A439FD" w:rsidRDefault="00000000">
      <w:pPr>
        <w:pStyle w:val="11"/>
        <w:keepNext/>
      </w:pPr>
      <w:r>
        <w:t>表</w:t>
      </w:r>
      <w:r>
        <w:t xml:space="preserve">4  </w:t>
      </w:r>
      <w:r>
        <w:t>四工位成像与安装参数</w:t>
      </w:r>
    </w:p>
    <w:tbl>
      <w:tblPr>
        <w:tblW w:w="8957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814"/>
        <w:gridCol w:w="2551"/>
        <w:gridCol w:w="1757"/>
        <w:gridCol w:w="1928"/>
      </w:tblGrid>
      <w:tr w:rsidR="00A439FD" w14:paraId="00A1C3CE" w14:textId="77777777">
        <w:trPr>
          <w:cantSplit/>
          <w:tblHeader/>
          <w:jc w:val="center"/>
        </w:trPr>
        <w:tc>
          <w:tcPr>
            <w:tcW w:w="90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658D8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工位</w:t>
            </w:r>
          </w:p>
        </w:tc>
        <w:tc>
          <w:tcPr>
            <w:tcW w:w="181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B55D9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检测面</w:t>
            </w:r>
            <w:r>
              <w:rPr>
                <w:rFonts w:hAnsi="Times New Roman"/>
                <w:b/>
                <w:sz w:val="17"/>
              </w:rPr>
              <w:t>/</w:t>
            </w:r>
            <w:r>
              <w:rPr>
                <w:rFonts w:hAnsi="Times New Roman"/>
                <w:b/>
                <w:sz w:val="17"/>
              </w:rPr>
              <w:t>姿态</w:t>
            </w:r>
          </w:p>
        </w:tc>
        <w:tc>
          <w:tcPr>
            <w:tcW w:w="255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93793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光轴与照明</w:t>
            </w:r>
          </w:p>
        </w:tc>
        <w:tc>
          <w:tcPr>
            <w:tcW w:w="175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6092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设计参数</w:t>
            </w:r>
          </w:p>
        </w:tc>
        <w:tc>
          <w:tcPr>
            <w:tcW w:w="192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8DAE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安装与调试要求</w:t>
            </w:r>
          </w:p>
        </w:tc>
      </w:tr>
      <w:tr w:rsidR="00A439FD" w14:paraId="31121700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17633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S1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05D7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顶面；相机垂直向下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F7D5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双条形光</w:t>
            </w:r>
            <w:r>
              <w:rPr>
                <w:rFonts w:hAnsi="Times New Roman"/>
                <w:sz w:val="17"/>
              </w:rPr>
              <w:t>30°</w:t>
            </w:r>
            <w:r>
              <w:rPr>
                <w:rFonts w:hAnsi="Times New Roman"/>
                <w:sz w:val="17"/>
              </w:rPr>
              <w:t>～</w:t>
            </w:r>
            <w:r>
              <w:rPr>
                <w:rFonts w:hAnsi="Times New Roman"/>
                <w:sz w:val="17"/>
              </w:rPr>
              <w:t>45°</w:t>
            </w:r>
            <w:r>
              <w:rPr>
                <w:rFonts w:hAnsi="Times New Roman"/>
                <w:sz w:val="17"/>
              </w:rPr>
              <w:t>对称斜照；独立遮光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8794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FOV</w:t>
            </w:r>
            <w:r>
              <w:rPr>
                <w:rFonts w:hAnsi="Times New Roman"/>
                <w:sz w:val="17"/>
              </w:rPr>
              <w:t>约</w:t>
            </w:r>
            <w:r>
              <w:rPr>
                <w:rFonts w:hAnsi="Times New Roman"/>
                <w:sz w:val="17"/>
              </w:rPr>
              <w:t>50×100 mm</w:t>
            </w:r>
            <w:r>
              <w:rPr>
                <w:rFonts w:hAnsi="Times New Roman"/>
                <w:sz w:val="17"/>
              </w:rPr>
              <w:t>；</w:t>
            </w:r>
            <w:r>
              <w:rPr>
                <w:rFonts w:hAnsi="Times New Roman"/>
                <w:sz w:val="17"/>
              </w:rPr>
              <w:t>16 mm</w:t>
            </w:r>
            <w:r>
              <w:rPr>
                <w:rFonts w:hAnsi="Times New Roman"/>
                <w:sz w:val="17"/>
              </w:rPr>
              <w:t>镜头；</w:t>
            </w:r>
            <w:r>
              <w:rPr>
                <w:rFonts w:hAnsi="Times New Roman"/>
                <w:sz w:val="17"/>
              </w:rPr>
              <w:t>WD 250 mm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075C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覆盖两侧</w:t>
            </w:r>
            <w:r>
              <w:rPr>
                <w:rFonts w:hAnsi="Times New Roman"/>
                <w:sz w:val="17"/>
              </w:rPr>
              <w:t>R</w:t>
            </w:r>
            <w:r>
              <w:rPr>
                <w:rFonts w:hAnsi="Times New Roman"/>
                <w:sz w:val="17"/>
              </w:rPr>
              <w:t>角，检查亮度均匀性和顶部焦平面</w:t>
            </w:r>
          </w:p>
        </w:tc>
      </w:tr>
      <w:tr w:rsidR="00A439FD" w14:paraId="6925D338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9231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S2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3AC6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右侧面；相机水平布置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ABC9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双条形光斜照，抑制纤维纹理眩光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1FBB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与</w:t>
            </w:r>
            <w:r>
              <w:rPr>
                <w:rFonts w:hAnsi="Times New Roman"/>
                <w:sz w:val="17"/>
              </w:rPr>
              <w:t>S1</w:t>
            </w:r>
            <w:r>
              <w:rPr>
                <w:rFonts w:hAnsi="Times New Roman"/>
                <w:sz w:val="17"/>
              </w:rPr>
              <w:t>同型相机；</w:t>
            </w:r>
            <w:r>
              <w:rPr>
                <w:rFonts w:hAnsi="Times New Roman"/>
                <w:sz w:val="17"/>
              </w:rPr>
              <w:t>WD 250 mm</w:t>
            </w:r>
            <w:r>
              <w:rPr>
                <w:rFonts w:hAnsi="Times New Roman"/>
                <w:sz w:val="17"/>
              </w:rPr>
              <w:t>；支架</w:t>
            </w:r>
            <w:r>
              <w:rPr>
                <w:rFonts w:hAnsi="Times New Roman"/>
                <w:sz w:val="17"/>
              </w:rPr>
              <w:t>±50 mm</w:t>
            </w:r>
            <w:r>
              <w:rPr>
                <w:rFonts w:hAnsi="Times New Roman"/>
                <w:sz w:val="17"/>
              </w:rPr>
              <w:t>可调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390C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导向件不得遮挡侧面和</w:t>
            </w:r>
            <w:r>
              <w:rPr>
                <w:rFonts w:hAnsi="Times New Roman"/>
                <w:sz w:val="17"/>
              </w:rPr>
              <w:t>R</w:t>
            </w:r>
            <w:r>
              <w:rPr>
                <w:rFonts w:hAnsi="Times New Roman"/>
                <w:sz w:val="17"/>
              </w:rPr>
              <w:t>角</w:t>
            </w:r>
          </w:p>
        </w:tc>
      </w:tr>
      <w:tr w:rsidR="00A439FD" w14:paraId="641E832D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4FCA2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S3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CC54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左侧面；与</w:t>
            </w:r>
            <w:r>
              <w:rPr>
                <w:rFonts w:hAnsi="Times New Roman"/>
                <w:sz w:val="17"/>
              </w:rPr>
              <w:t>S2</w:t>
            </w:r>
            <w:r>
              <w:rPr>
                <w:rFonts w:hAnsi="Times New Roman"/>
                <w:sz w:val="17"/>
              </w:rPr>
              <w:t>镜像布置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8A9A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独立供光、独立标定，避免与</w:t>
            </w:r>
            <w:r>
              <w:rPr>
                <w:rFonts w:hAnsi="Times New Roman"/>
                <w:sz w:val="17"/>
              </w:rPr>
              <w:t>S2</w:t>
            </w:r>
            <w:r>
              <w:rPr>
                <w:rFonts w:hAnsi="Times New Roman"/>
                <w:sz w:val="17"/>
              </w:rPr>
              <w:t>串光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05CD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与</w:t>
            </w:r>
            <w:r>
              <w:rPr>
                <w:rFonts w:hAnsi="Times New Roman"/>
                <w:sz w:val="17"/>
              </w:rPr>
              <w:t>S2</w:t>
            </w:r>
            <w:r>
              <w:rPr>
                <w:rFonts w:hAnsi="Times New Roman"/>
                <w:sz w:val="17"/>
              </w:rPr>
              <w:t>采用同一硬件和参数框架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70F9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校核左右面尺度一致性及支架刚度</w:t>
            </w:r>
          </w:p>
        </w:tc>
      </w:tr>
      <w:tr w:rsidR="00A439FD" w14:paraId="2C249C0B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B3556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S4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9CB8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底面；相机垂直向上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0F49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开放窗口内双条形光斜照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463A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窗口有效长度约</w:t>
            </w:r>
            <w:r>
              <w:rPr>
                <w:rFonts w:hAnsi="Times New Roman"/>
                <w:sz w:val="17"/>
              </w:rPr>
              <w:t>150 mm</w:t>
            </w:r>
            <w:r>
              <w:rPr>
                <w:rFonts w:hAnsi="Times New Roman"/>
                <w:sz w:val="17"/>
              </w:rPr>
              <w:t>；支撑辊中心距</w:t>
            </w:r>
            <w:r>
              <w:rPr>
                <w:rFonts w:hAnsi="Times New Roman"/>
                <w:sz w:val="17"/>
              </w:rPr>
              <w:t>150</w:t>
            </w:r>
            <w:r>
              <w:rPr>
                <w:rFonts w:hAnsi="Times New Roman"/>
                <w:sz w:val="17"/>
              </w:rPr>
              <w:t>～</w:t>
            </w:r>
            <w:r>
              <w:rPr>
                <w:rFonts w:hAnsi="Times New Roman"/>
                <w:sz w:val="17"/>
              </w:rPr>
              <w:t>180 mm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EED5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防止辊筒遮挡、振动、积尘和新增划伤</w:t>
            </w:r>
          </w:p>
        </w:tc>
      </w:tr>
    </w:tbl>
    <w:p w14:paraId="13831FB3" w14:textId="77777777" w:rsidR="00A439FD" w:rsidRDefault="00A439FD">
      <w:pPr>
        <w:ind w:firstLine="0"/>
        <w:rPr>
          <w:rFonts w:hint="eastAsia"/>
        </w:rPr>
      </w:pPr>
    </w:p>
    <w:p w14:paraId="2863D75E" w14:textId="77777777" w:rsidR="00A439FD" w:rsidRDefault="00000000">
      <w:pPr>
        <w:rPr>
          <w:rFonts w:hint="eastAsia"/>
        </w:rPr>
      </w:pPr>
      <w:r>
        <w:rPr>
          <w:rFonts w:hAnsi="Times New Roman"/>
        </w:rPr>
        <w:t>工位验收检查通过性、姿态、表面痕迹、四面覆盖、焦点、亮度、运动形变、触发计数和面别，记录关联</w:t>
      </w:r>
      <w:r>
        <w:rPr>
          <w:rFonts w:hAnsi="Times New Roman"/>
        </w:rPr>
        <w:t>piece_id</w:t>
      </w:r>
      <w:r>
        <w:rPr>
          <w:rFonts w:hAnsi="Times New Roman"/>
        </w:rPr>
        <w:t>与</w:t>
      </w:r>
      <w:r>
        <w:rPr>
          <w:rFonts w:hAnsi="Times New Roman"/>
        </w:rPr>
        <w:t>capture_recipe_id</w:t>
      </w:r>
      <w:r>
        <w:rPr>
          <w:rFonts w:hAnsi="Times New Roman"/>
        </w:rPr>
        <w:t>。</w:t>
      </w:r>
    </w:p>
    <w:p w14:paraId="1949F39D" w14:textId="77777777" w:rsidR="00A439FD" w:rsidRDefault="00391A2C">
      <w:pPr>
        <w:keepLines/>
        <w:jc w:val="center"/>
        <w:rPr>
          <w:rFonts w:hint="eastAsia"/>
        </w:rPr>
      </w:pPr>
      <w:r>
        <w:lastRenderedPageBreak/>
        <w:pict w14:anchorId="62ADE40C">
          <v:shape id="_x0000_i1034" type="#_x0000_t75" style="width:214.35pt;height:208.25pt">
            <v:imagedata r:id="rId37" o:title=""/>
          </v:shape>
        </w:pict>
      </w:r>
      <w:r w:rsidR="00000000">
        <w:rPr>
          <w:rFonts w:hint="eastAsia"/>
        </w:rPr>
        <w:t xml:space="preserve">    </w:t>
      </w:r>
      <w:r>
        <w:pict w14:anchorId="44129792">
          <v:shape id="_x0000_i1035" type="#_x0000_t75" style="width:215.2pt;height:206.6pt">
            <v:imagedata r:id="rId38" o:title=""/>
          </v:shape>
        </w:pict>
      </w:r>
    </w:p>
    <w:p w14:paraId="451385EF" w14:textId="77777777" w:rsidR="00A439FD" w:rsidRDefault="00391A2C">
      <w:pPr>
        <w:keepLines/>
        <w:jc w:val="center"/>
        <w:rPr>
          <w:rFonts w:hint="eastAsia"/>
        </w:rPr>
      </w:pPr>
      <w:r>
        <w:lastRenderedPageBreak/>
        <w:pict w14:anchorId="184D9582">
          <v:shape id="_x0000_i1036" type="#_x0000_t75" style="width:216.8pt;height:166.5pt">
            <v:imagedata r:id="rId39" o:title=""/>
          </v:shape>
        </w:pict>
      </w:r>
      <w:r w:rsidR="00000000">
        <w:rPr>
          <w:rFonts w:hint="eastAsia"/>
        </w:rPr>
        <w:t xml:space="preserve">    </w:t>
      </w:r>
      <w:r>
        <w:pict w14:anchorId="736D4B0E">
          <v:shape id="_x0000_i1037" type="#_x0000_t75" style="width:212.75pt;height:165.25pt">
            <v:imagedata r:id="rId40" o:title=""/>
          </v:shape>
        </w:pict>
      </w:r>
    </w:p>
    <w:p w14:paraId="1905E8A2" w14:textId="77777777" w:rsidR="00A439FD" w:rsidRDefault="00000000">
      <w:pPr>
        <w:pStyle w:val="11"/>
        <w:keepLines/>
      </w:pPr>
      <w:r>
        <w:t>图</w:t>
      </w:r>
      <w:r>
        <w:t xml:space="preserve">13  </w:t>
      </w:r>
      <w:r>
        <w:t>顶面、右侧面、左侧面和底面四工位采集结构</w:t>
      </w:r>
    </w:p>
    <w:p w14:paraId="12BA5B48" w14:textId="77777777" w:rsidR="00A439FD" w:rsidRDefault="00000000">
      <w:pPr>
        <w:keepLines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E54615" wp14:editId="70BE5FFA">
            <wp:extent cx="4247515" cy="4211320"/>
            <wp:effectExtent l="0" t="0" r="0" b="0"/>
            <wp:docPr id="796545356" name="Picture 79654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5356" name="Picture 7965453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2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9720" w14:textId="77777777" w:rsidR="00A439FD" w:rsidRDefault="00000000">
      <w:pPr>
        <w:pStyle w:val="11"/>
        <w:keepLines/>
      </w:pPr>
      <w:r>
        <w:t>图</w:t>
      </w:r>
      <w:r>
        <w:t xml:space="preserve">14  </w:t>
      </w:r>
      <w:r>
        <w:t>成像工位检测面与光源布置示意</w:t>
      </w:r>
    </w:p>
    <w:p w14:paraId="1F4E626C" w14:textId="77777777" w:rsidR="00A439FD" w:rsidRDefault="00000000">
      <w:pPr>
        <w:pStyle w:val="2"/>
        <w:rPr>
          <w:rFonts w:hint="eastAsia"/>
        </w:rPr>
      </w:pPr>
      <w:bookmarkStart w:id="31" w:name="_Toc236434574"/>
      <w:r>
        <w:t xml:space="preserve">4.4 </w:t>
      </w:r>
      <w:r>
        <w:t>底面开放拍摄窗口</w:t>
      </w:r>
      <w:bookmarkEnd w:id="31"/>
    </w:p>
    <w:p w14:paraId="1D227AC4" w14:textId="77777777" w:rsidR="00A439FD" w:rsidRDefault="00000000">
      <w:pPr>
        <w:rPr>
          <w:rFonts w:hint="eastAsia"/>
        </w:rPr>
      </w:pPr>
      <w:r>
        <w:rPr>
          <w:rFonts w:hAnsi="Times New Roman"/>
        </w:rPr>
        <w:t>S4</w:t>
      </w:r>
      <w:r>
        <w:rPr>
          <w:rFonts w:hAnsi="Times New Roman"/>
        </w:rPr>
        <w:t>采用支撑辊之间的开放窗口自下向上拍摄，窗口内不布置辊筒、透明承托板或横梁，避免遮挡、二次反射和污染附着。</w:t>
      </w:r>
    </w:p>
    <w:p w14:paraId="4ECC6727" w14:textId="77777777" w:rsidR="00A439FD" w:rsidRDefault="00000000">
      <w:pPr>
        <w:rPr>
          <w:rFonts w:hint="eastAsia"/>
        </w:rPr>
      </w:pPr>
      <w:r>
        <w:rPr>
          <w:rFonts w:hAnsi="Times New Roman"/>
        </w:rPr>
        <w:t>窗口有效长度按</w:t>
      </w:r>
      <w:r>
        <w:rPr>
          <w:rFonts w:hAnsi="Times New Roman"/>
        </w:rPr>
        <w:t>150 mm</w:t>
      </w:r>
      <w:r>
        <w:rPr>
          <w:rFonts w:hAnsi="Times New Roman"/>
        </w:rPr>
        <w:t>设计，宽度不小于</w:t>
      </w:r>
      <w:r>
        <w:rPr>
          <w:rFonts w:hAnsi="Times New Roman"/>
        </w:rPr>
        <w:t>80 mm</w:t>
      </w:r>
      <w:r>
        <w:rPr>
          <w:rFonts w:hAnsi="Times New Roman"/>
        </w:rPr>
        <w:t>；前后支撑辊中心距控制在</w:t>
      </w:r>
      <w:r>
        <w:rPr>
          <w:rFonts w:hAnsi="Times New Roman"/>
        </w:rPr>
        <w:t>150</w:t>
      </w:r>
      <w:r>
        <w:rPr>
          <w:rFonts w:hAnsi="Times New Roman"/>
        </w:rPr>
        <w:t>～</w:t>
      </w:r>
      <w:r>
        <w:rPr>
          <w:rFonts w:hAnsi="Times New Roman"/>
        </w:rPr>
        <w:t>180 mm</w:t>
      </w:r>
      <w:r>
        <w:rPr>
          <w:rFonts w:hAnsi="Times New Roman"/>
        </w:rPr>
        <w:t>并与输送面同高。产品通过窗口时的动态位移控制在</w:t>
      </w:r>
      <w:r>
        <w:rPr>
          <w:rFonts w:hAnsi="Times New Roman"/>
        </w:rPr>
        <w:t>1 mm</w:t>
      </w:r>
      <w:r>
        <w:rPr>
          <w:rFonts w:hAnsi="Times New Roman"/>
        </w:rPr>
        <w:t>以内且不超出成像景深，验证覆盖静止、启停和约</w:t>
      </w:r>
      <w:r>
        <w:rPr>
          <w:rFonts w:hAnsi="Times New Roman"/>
        </w:rPr>
        <w:t>1 m/min</w:t>
      </w:r>
      <w:r>
        <w:rPr>
          <w:rFonts w:hAnsi="Times New Roman"/>
        </w:rPr>
        <w:t>运行状态。</w:t>
      </w:r>
    </w:p>
    <w:p w14:paraId="129E149E" w14:textId="77777777" w:rsidR="00A439FD" w:rsidRDefault="00000000">
      <w:pPr>
        <w:rPr>
          <w:rFonts w:hint="eastAsia"/>
        </w:rPr>
      </w:pPr>
      <w:r>
        <w:rPr>
          <w:rFonts w:hAnsi="Times New Roman"/>
        </w:rPr>
        <w:t>支撑辊刚性安装并检查跳动，相机支架锁紧，触发点位于稳定跨越区。窗口边缘无锐边和突出紧固件；接触件变更后用清洁良品比较输送前后底面，设备新增痕迹不得进入缺陷样本。</w:t>
      </w:r>
    </w:p>
    <w:p w14:paraId="5589B5E2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274FD8B" wp14:editId="6D2FA3EC">
            <wp:extent cx="5579745" cy="2662555"/>
            <wp:effectExtent l="0" t="0" r="825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79B1" w14:textId="77777777" w:rsidR="00A439FD" w:rsidRDefault="00000000">
      <w:pPr>
        <w:pStyle w:val="11"/>
      </w:pPr>
      <w:r>
        <w:t>图</w:t>
      </w:r>
      <w:r>
        <w:t xml:space="preserve">15  </w:t>
      </w:r>
      <w:r>
        <w:t>底面开放拍摄窗口概念</w:t>
      </w:r>
    </w:p>
    <w:p w14:paraId="493045EE" w14:textId="77777777" w:rsidR="00A439FD" w:rsidRDefault="00000000">
      <w:pPr>
        <w:pStyle w:val="2"/>
        <w:rPr>
          <w:rFonts w:hint="eastAsia"/>
        </w:rPr>
      </w:pPr>
      <w:bookmarkStart w:id="32" w:name="_Toc236434575"/>
      <w:r>
        <w:t xml:space="preserve">4.5 </w:t>
      </w:r>
      <w:r>
        <w:t>相机、镜头、光源与成像计算</w:t>
      </w:r>
      <w:bookmarkEnd w:id="32"/>
    </w:p>
    <w:p w14:paraId="5BF79200" w14:textId="77777777" w:rsidR="00A439FD" w:rsidRDefault="00000000">
      <w:pPr>
        <w:rPr>
          <w:rFonts w:hint="eastAsia"/>
        </w:rPr>
      </w:pPr>
      <w:r>
        <w:rPr>
          <w:rFonts w:hAnsi="Times New Roman"/>
        </w:rPr>
        <w:t>成像系统采用</w:t>
      </w:r>
      <w:r>
        <w:rPr>
          <w:rFonts w:hAnsi="Times New Roman"/>
        </w:rPr>
        <w:t>600</w:t>
      </w:r>
      <w:r>
        <w:rPr>
          <w:rFonts w:hAnsi="Times New Roman"/>
        </w:rPr>
        <w:t>万像素彩色卷帘面阵工业相机、</w:t>
      </w:r>
      <w:r>
        <w:rPr>
          <w:rFonts w:hAnsi="Times New Roman"/>
        </w:rPr>
        <w:t>16 mm</w:t>
      </w:r>
      <w:r>
        <w:rPr>
          <w:rFonts w:hAnsi="Times New Roman"/>
        </w:rPr>
        <w:t>定焦镜头和约</w:t>
      </w:r>
      <w:r>
        <w:rPr>
          <w:rFonts w:hAnsi="Times New Roman"/>
        </w:rPr>
        <w:t>50 mm×100 mm</w:t>
      </w:r>
      <w:r>
        <w:rPr>
          <w:rFonts w:hAnsi="Times New Roman"/>
        </w:rPr>
        <w:t>目标视野。</w:t>
      </w:r>
      <w:r>
        <w:rPr>
          <w:rFonts w:hAnsi="Times New Roman"/>
        </w:rPr>
        <w:t>100 mm</w:t>
      </w:r>
      <w:r>
        <w:rPr>
          <w:rFonts w:hAnsi="Times New Roman"/>
        </w:rPr>
        <w:t>方向沿产品输送方向布置，名义工作距离</w:t>
      </w:r>
      <w:r>
        <w:rPr>
          <w:rFonts w:hAnsi="Times New Roman"/>
        </w:rPr>
        <w:t>250 mm</w:t>
      </w:r>
      <w:r>
        <w:rPr>
          <w:rFonts w:hAnsi="Times New Roman"/>
        </w:rPr>
        <w:t>，支架沿光轴方向预留</w:t>
      </w:r>
      <w:r>
        <w:rPr>
          <w:rFonts w:hAnsi="Times New Roman"/>
        </w:rPr>
        <w:t>±50 mm</w:t>
      </w:r>
      <w:r>
        <w:rPr>
          <w:rFonts w:hAnsi="Times New Roman"/>
        </w:rPr>
        <w:t>调节量。</w:t>
      </w:r>
    </w:p>
    <w:p w14:paraId="43A90256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两个方向的像素当量分别计算。设实际视野宽度和长度为</w:t>
      </w:r>
      <w:r>
        <w:rPr>
          <w:rFonts w:hAnsi="Times New Roman"/>
        </w:rPr>
        <w:t>W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、</w:t>
      </w:r>
      <w:r>
        <w:rPr>
          <w:rFonts w:hAnsi="Times New Roman"/>
        </w:rPr>
        <w:t>W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，对应有效像素数为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、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，则</w:t>
      </w:r>
      <w:r>
        <w:rPr>
          <w:rFonts w:hAnsi="Times New Roman"/>
        </w:rPr>
        <w:t>e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=W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/N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、</w:t>
      </w:r>
      <w:r>
        <w:rPr>
          <w:rFonts w:hAnsi="Times New Roman"/>
        </w:rPr>
        <w:t>e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=W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/N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，单位均为</w:t>
      </w:r>
      <w:r>
        <w:rPr>
          <w:rFonts w:hAnsi="Times New Roman"/>
        </w:rPr>
        <w:t>mm/px</w:t>
      </w:r>
      <w:r>
        <w:rPr>
          <w:rFonts w:hAnsi="Times New Roman"/>
        </w:rPr>
        <w:t>。物理尺寸为</w:t>
      </w:r>
      <w:r>
        <w:rPr>
          <w:rFonts w:hAnsi="Times New Roman"/>
        </w:rPr>
        <w:t>d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、</w:t>
      </w:r>
      <w:r>
        <w:rPr>
          <w:rFonts w:hAnsi="Times New Roman"/>
        </w:rPr>
        <w:t>d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的特征在原图中的理论像素数为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=d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/e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、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=d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/e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；计算结果只表示采样尺度，最终边界误差还受焦点、畸变、对比度和标注一致性影响。</w:t>
      </w:r>
    </w:p>
    <w:p w14:paraId="45CB6C24" w14:textId="77777777" w:rsidR="00A439FD" w:rsidRDefault="00000000">
      <w:pPr>
        <w:rPr>
          <w:rFonts w:hint="eastAsia"/>
        </w:rPr>
      </w:pPr>
      <w:r>
        <w:rPr>
          <w:rFonts w:hAnsi="Times New Roman"/>
        </w:rPr>
        <w:t>按</w:t>
      </w:r>
      <w:r>
        <w:rPr>
          <w:rFonts w:hAnsi="Times New Roman"/>
        </w:rPr>
        <w:t>50 mm</w:t>
      </w:r>
      <w:r>
        <w:rPr>
          <w:rFonts w:hAnsi="Times New Roman"/>
        </w:rPr>
        <w:t>方向对应</w:t>
      </w:r>
      <w:r>
        <w:rPr>
          <w:rFonts w:hAnsi="Times New Roman"/>
        </w:rPr>
        <w:t>3200 px</w:t>
      </w:r>
      <w:r>
        <w:rPr>
          <w:rFonts w:hAnsi="Times New Roman"/>
        </w:rPr>
        <w:t>计算，</w:t>
      </w:r>
      <w:r>
        <w:rPr>
          <w:rFonts w:hAnsi="Times New Roman"/>
        </w:rPr>
        <w:t>e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=0.015625 mm/px</w:t>
      </w:r>
      <w:r>
        <w:rPr>
          <w:rFonts w:hAnsi="Times New Roman"/>
        </w:rPr>
        <w:t>，</w:t>
      </w:r>
      <w:r>
        <w:rPr>
          <w:rFonts w:hAnsi="Times New Roman"/>
        </w:rPr>
        <w:t>5 mm</w:t>
      </w:r>
      <w:r>
        <w:rPr>
          <w:rFonts w:hAnsi="Times New Roman"/>
        </w:rPr>
        <w:t>特征理论覆盖</w:t>
      </w:r>
      <w:r>
        <w:rPr>
          <w:rFonts w:hAnsi="Times New Roman"/>
        </w:rPr>
        <w:t>320 px</w:t>
      </w:r>
      <w:r>
        <w:rPr>
          <w:rFonts w:hAnsi="Times New Roman"/>
        </w:rPr>
        <w:t>。安装完成后使用标定板分别计算四个工位的实际像素当量，并将标定文件与采集配方绑定。</w:t>
      </w:r>
    </w:p>
    <w:p w14:paraId="2800852F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模型输入缩放因子为</w:t>
      </w:r>
      <w:r>
        <w:rPr>
          <w:rFonts w:hAnsi="Times New Roman"/>
        </w:rPr>
        <w:t>s=N</w:t>
      </w:r>
      <w:r>
        <w:rPr>
          <w:rFonts w:hAnsi="Times New Roman"/>
          <w:vertAlign w:val="subscript"/>
        </w:rPr>
        <w:t>in</w:t>
      </w:r>
      <w:r>
        <w:rPr>
          <w:rFonts w:hAnsi="Times New Roman"/>
        </w:rPr>
        <w:t>/N</w:t>
      </w:r>
      <w:r>
        <w:rPr>
          <w:rFonts w:hAnsi="Times New Roman"/>
          <w:vertAlign w:val="subscript"/>
        </w:rPr>
        <w:t>raw</w:t>
      </w:r>
      <w:r>
        <w:rPr>
          <w:rFonts w:hAnsi="Times New Roman"/>
        </w:rPr>
        <w:t>，特征缩放后像素数为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in</w:t>
      </w:r>
      <w:r>
        <w:rPr>
          <w:rFonts w:hAnsi="Times New Roman"/>
        </w:rPr>
        <w:t>=n</w:t>
      </w:r>
      <w:r>
        <w:rPr>
          <w:rFonts w:hAnsi="Times New Roman"/>
          <w:vertAlign w:val="subscript"/>
        </w:rPr>
        <w:t>raw</w:t>
      </w:r>
      <w:r>
        <w:rPr>
          <w:rFonts w:hAnsi="Times New Roman"/>
        </w:rPr>
        <w:t>·s</w:t>
      </w:r>
      <w:r>
        <w:rPr>
          <w:rFonts w:hAnsi="Times New Roman"/>
        </w:rPr>
        <w:t>。训练和推理采用相同输入尺寸；对细长裂纹使用沿长度方向切片，避免整图缩放造成细节丢失。</w:t>
      </w:r>
    </w:p>
    <w:p w14:paraId="37022953" w14:textId="77777777" w:rsidR="00A439FD" w:rsidRDefault="00000000">
      <w:pPr>
        <w:rPr>
          <w:rFonts w:hint="eastAsia"/>
        </w:rPr>
      </w:pPr>
      <w:r>
        <w:rPr>
          <w:rFonts w:hAnsi="Times New Roman"/>
        </w:rPr>
        <w:t>运动模糊按</w:t>
      </w:r>
      <w:r>
        <w:rPr>
          <w:rFonts w:hAnsi="Times New Roman"/>
        </w:rPr>
        <w:t>b=v·t</w:t>
      </w:r>
      <w:r>
        <w:rPr>
          <w:rFonts w:hAnsi="Times New Roman"/>
          <w:vertAlign w:val="subscript"/>
        </w:rPr>
        <w:t>e</w:t>
      </w:r>
      <w:r>
        <w:rPr>
          <w:rFonts w:hAnsi="Times New Roman"/>
        </w:rPr>
        <w:t>估算，其中</w:t>
      </w:r>
      <w:r>
        <w:rPr>
          <w:rFonts w:hAnsi="Times New Roman"/>
        </w:rPr>
        <w:t>b</w:t>
      </w:r>
      <w:r>
        <w:rPr>
          <w:rFonts w:hAnsi="Times New Roman"/>
        </w:rPr>
        <w:t>为曝光期间的物理位移，单位</w:t>
      </w:r>
      <w:r>
        <w:rPr>
          <w:rFonts w:hAnsi="Times New Roman"/>
        </w:rPr>
        <w:t>mm</w:t>
      </w:r>
      <w:r>
        <w:rPr>
          <w:rFonts w:hAnsi="Times New Roman"/>
        </w:rPr>
        <w:t>；</w:t>
      </w:r>
      <w:r>
        <w:rPr>
          <w:rFonts w:hAnsi="Times New Roman"/>
        </w:rPr>
        <w:t>v</w:t>
      </w:r>
      <w:r>
        <w:rPr>
          <w:rFonts w:hAnsi="Times New Roman"/>
        </w:rPr>
        <w:t>为线速度，单位</w:t>
      </w:r>
      <w:r>
        <w:rPr>
          <w:rFonts w:hAnsi="Times New Roman"/>
        </w:rPr>
        <w:t>mm/s</w:t>
      </w:r>
      <w:r>
        <w:rPr>
          <w:rFonts w:hAnsi="Times New Roman"/>
        </w:rPr>
        <w:t>；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e</w:t>
      </w:r>
      <w:r>
        <w:rPr>
          <w:rFonts w:hAnsi="Times New Roman"/>
        </w:rPr>
        <w:t>为曝光时间，单位</w:t>
      </w:r>
      <w:r>
        <w:rPr>
          <w:rFonts w:hAnsi="Times New Roman"/>
        </w:rPr>
        <w:t>s</w:t>
      </w:r>
      <w:r>
        <w:rPr>
          <w:rFonts w:hAnsi="Times New Roman"/>
        </w:rPr>
        <w:t>。约</w:t>
      </w:r>
      <w:r>
        <w:rPr>
          <w:rFonts w:hAnsi="Times New Roman"/>
        </w:rPr>
        <w:t>1 m/min</w:t>
      </w:r>
      <w:r>
        <w:rPr>
          <w:rFonts w:hAnsi="Times New Roman"/>
        </w:rPr>
        <w:t>等于</w:t>
      </w:r>
      <w:r>
        <w:rPr>
          <w:rFonts w:hAnsi="Times New Roman"/>
        </w:rPr>
        <w:t>16.67 mm/s</w:t>
      </w:r>
      <w:r>
        <w:rPr>
          <w:rFonts w:hAnsi="Times New Roman"/>
        </w:rPr>
        <w:t>，当参数化曝光时间为</w:t>
      </w:r>
      <w:r>
        <w:rPr>
          <w:rFonts w:hAnsi="Times New Roman"/>
        </w:rPr>
        <w:t>1 ms</w:t>
      </w:r>
      <w:r>
        <w:rPr>
          <w:rFonts w:hAnsi="Times New Roman"/>
        </w:rPr>
        <w:t>时，</w:t>
      </w:r>
      <w:r>
        <w:rPr>
          <w:rFonts w:hAnsi="Times New Roman"/>
        </w:rPr>
        <w:t>b≈0.0167 mm</w:t>
      </w:r>
      <w:r>
        <w:rPr>
          <w:rFonts w:hAnsi="Times New Roman"/>
        </w:rPr>
        <w:t>；若采用前述</w:t>
      </w:r>
      <w:r>
        <w:rPr>
          <w:rFonts w:hAnsi="Times New Roman"/>
        </w:rPr>
        <w:t>0.015625 mm/px</w:t>
      </w:r>
      <w:r>
        <w:rPr>
          <w:rFonts w:hAnsi="Times New Roman"/>
        </w:rPr>
        <w:t>算例，对应约</w:t>
      </w:r>
      <w:r>
        <w:rPr>
          <w:rFonts w:hAnsi="Times New Roman"/>
        </w:rPr>
        <w:t>1.07 px</w:t>
      </w:r>
      <w:r>
        <w:rPr>
          <w:rFonts w:hAnsi="Times New Roman"/>
        </w:rPr>
        <w:t>。这个数值描述单行曝光期间的位移，还需核对卷帘逐行读出造成的整帧几何形变。</w:t>
      </w:r>
    </w:p>
    <w:p w14:paraId="68F83967" w14:textId="77777777" w:rsidR="00A439FD" w:rsidRDefault="00000000">
      <w:pPr>
        <w:rPr>
          <w:rFonts w:hint="eastAsia"/>
        </w:rPr>
      </w:pPr>
      <w:r>
        <w:rPr>
          <w:rFonts w:hAnsi="Times New Roman"/>
        </w:rPr>
        <w:t>卷帘整帅读出位移按</w:t>
      </w:r>
      <w:r>
        <w:rPr>
          <w:rFonts w:hAnsi="Times New Roman"/>
        </w:rPr>
        <w:t>d</w:t>
      </w:r>
      <w:r>
        <w:rPr>
          <w:rFonts w:hAnsi="Times New Roman"/>
          <w:vertAlign w:val="subscript"/>
        </w:rPr>
        <w:t>RS</w:t>
      </w:r>
      <w:r>
        <w:rPr>
          <w:rFonts w:hAnsi="Times New Roman"/>
        </w:rPr>
        <w:t>=v·T</w:t>
      </w:r>
      <w:r>
        <w:rPr>
          <w:rFonts w:hAnsi="Times New Roman"/>
          <w:vertAlign w:val="subscript"/>
        </w:rPr>
        <w:t>readout</w:t>
      </w:r>
      <w:r>
        <w:rPr>
          <w:rFonts w:hAnsi="Times New Roman"/>
        </w:rPr>
        <w:t>估算，其中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readout</w:t>
      </w:r>
      <w:r>
        <w:rPr>
          <w:rFonts w:hAnsi="Times New Roman"/>
        </w:rPr>
        <w:t>为首行至末行的读出时间，单位</w:t>
      </w:r>
      <w:r>
        <w:rPr>
          <w:rFonts w:hAnsi="Times New Roman"/>
        </w:rPr>
        <w:t>s</w:t>
      </w:r>
      <w:r>
        <w:rPr>
          <w:rFonts w:hAnsi="Times New Roman"/>
        </w:rPr>
        <w:t>。沿运动方向换算为像素后，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RS</w:t>
      </w:r>
      <w:r>
        <w:rPr>
          <w:rFonts w:hAnsi="Times New Roman"/>
        </w:rPr>
        <w:t>=d</w:t>
      </w:r>
      <w:r>
        <w:rPr>
          <w:rFonts w:hAnsi="Times New Roman"/>
          <w:vertAlign w:val="subscript"/>
        </w:rPr>
        <w:t>RS</w:t>
      </w:r>
      <w:r>
        <w:rPr>
          <w:rFonts w:hAnsi="Times New Roman"/>
        </w:rPr>
        <w:t>/e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。本方案采用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RS</w:t>
      </w:r>
      <w:r>
        <w:rPr>
          <w:rFonts w:hAnsi="Times New Roman"/>
        </w:rPr>
        <w:t>≤min(1 px, 0.1n</w:t>
      </w:r>
      <w:r>
        <w:rPr>
          <w:rFonts w:hAnsi="Times New Roman"/>
          <w:vertAlign w:val="subscript"/>
        </w:rPr>
        <w:t>min</w:t>
      </w:r>
      <w:r>
        <w:rPr>
          <w:rFonts w:hAnsi="Times New Roman"/>
        </w:rPr>
        <w:t>)</w:t>
      </w:r>
      <w:r>
        <w:rPr>
          <w:rFonts w:hAnsi="Times New Roman"/>
        </w:rPr>
        <w:t>作为动态图像质量门槛，其中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min</w:t>
      </w:r>
      <w:r>
        <w:rPr>
          <w:rFonts w:hAnsi="Times New Roman"/>
        </w:rPr>
        <w:t>为最小关注缺陷在原图运动方向的成像宽度；超过门槛时自动切换为受控走停拍摄。</w:t>
      </w:r>
    </w:p>
    <w:p w14:paraId="15BF25F9" w14:textId="77777777" w:rsidR="00A439FD" w:rsidRDefault="00000000">
      <w:pPr>
        <w:rPr>
          <w:rFonts w:hint="eastAsia"/>
        </w:rPr>
      </w:pPr>
      <w:r>
        <w:rPr>
          <w:rFonts w:hAnsi="Times New Roman"/>
        </w:rPr>
        <w:t>DOE</w:t>
      </w:r>
      <w:r>
        <w:rPr>
          <w:rFonts w:hAnsi="Times New Roman"/>
        </w:rPr>
        <w:t>以条形光、独立供光和遮光为起点，</w:t>
      </w:r>
      <w:r>
        <w:rPr>
          <w:rFonts w:hAnsi="Times New Roman"/>
        </w:rPr>
        <w:t>45°</w:t>
      </w:r>
      <w:r>
        <w:rPr>
          <w:rFonts w:hAnsi="Times New Roman"/>
        </w:rPr>
        <w:t>入射、低增益和</w:t>
      </w:r>
      <w:r>
        <w:rPr>
          <w:rFonts w:hAnsi="Times New Roman"/>
        </w:rPr>
        <w:t>1 ms</w:t>
      </w:r>
      <w:r>
        <w:rPr>
          <w:rFonts w:hAnsi="Times New Roman"/>
        </w:rPr>
        <w:t>曝光作为初始组合；围绕光源角度、亮度、偏振、曝光和工作距离开展受控复拍，保留原图、参数和评价结果。</w:t>
      </w:r>
    </w:p>
    <w:p w14:paraId="6120771B" w14:textId="77777777" w:rsidR="00A439FD" w:rsidRDefault="00000000">
      <w:pPr>
        <w:rPr>
          <w:rFonts w:hint="eastAsia"/>
        </w:rPr>
      </w:pPr>
      <w:r>
        <w:rPr>
          <w:rFonts w:hAnsi="Times New Roman"/>
        </w:rPr>
        <w:t>DOE</w:t>
      </w:r>
      <w:r>
        <w:rPr>
          <w:rFonts w:hAnsi="Times New Roman"/>
        </w:rPr>
        <w:t>记录局部对比度、边缘连续性、颜色差异、亮度均匀性、饱和比例、焦点评分、</w:t>
      </w:r>
      <w:r>
        <w:rPr>
          <w:rFonts w:hAnsi="Times New Roman"/>
        </w:rPr>
        <w:t>R</w:t>
      </w:r>
      <w:r>
        <w:rPr>
          <w:rFonts w:hAnsi="Times New Roman"/>
        </w:rPr>
        <w:t>角阴影和重复波动，以首轮类别在正常线速下重复可辨作为定版依据。</w:t>
      </w:r>
    </w:p>
    <w:p w14:paraId="358622BF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7B07A30" wp14:editId="284C5B2E">
            <wp:extent cx="5579745" cy="2687955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CE5A" w14:textId="77777777" w:rsidR="00A439FD" w:rsidRDefault="00000000">
      <w:pPr>
        <w:pStyle w:val="11"/>
      </w:pPr>
      <w:r>
        <w:t>图</w:t>
      </w:r>
      <w:r>
        <w:t xml:space="preserve">16  </w:t>
      </w:r>
      <w:r>
        <w:t>视野、工作距离与动态成像约束</w:t>
      </w:r>
    </w:p>
    <w:p w14:paraId="0BCC5227" w14:textId="77777777" w:rsidR="00A439FD" w:rsidRDefault="00000000">
      <w:pPr>
        <w:pStyle w:val="11"/>
        <w:keepNext/>
      </w:pPr>
      <w:r>
        <w:t>表</w:t>
      </w:r>
      <w:r>
        <w:t xml:space="preserve">5  </w:t>
      </w:r>
      <w:r>
        <w:t>成像参数调试方案</w:t>
      </w:r>
    </w:p>
    <w:tbl>
      <w:tblPr>
        <w:tblW w:w="8957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551"/>
        <w:gridCol w:w="2721"/>
        <w:gridCol w:w="2154"/>
      </w:tblGrid>
      <w:tr w:rsidR="00A439FD" w14:paraId="475EB61C" w14:textId="77777777">
        <w:trPr>
          <w:cantSplit/>
          <w:tblHeader/>
          <w:jc w:val="center"/>
        </w:trPr>
        <w:tc>
          <w:tcPr>
            <w:tcW w:w="153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85498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因素</w:t>
            </w:r>
          </w:p>
        </w:tc>
        <w:tc>
          <w:tcPr>
            <w:tcW w:w="255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22E6C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调试范围</w:t>
            </w:r>
          </w:p>
        </w:tc>
        <w:tc>
          <w:tcPr>
            <w:tcW w:w="272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BD1F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主要评价量</w:t>
            </w:r>
          </w:p>
        </w:tc>
        <w:tc>
          <w:tcPr>
            <w:tcW w:w="215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26D1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定版输出</w:t>
            </w:r>
          </w:p>
        </w:tc>
      </w:tr>
      <w:tr w:rsidR="00A439FD" w14:paraId="5FA0AFBD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D2BF6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光源入射角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C436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30°/45°/60°</w:t>
            </w:r>
            <w:r>
              <w:rPr>
                <w:rFonts w:hAnsi="Times New Roman"/>
                <w:sz w:val="17"/>
              </w:rPr>
              <w:t>，按结构可达范围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2816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缺陷对比度、</w:t>
            </w:r>
            <w:r>
              <w:rPr>
                <w:rFonts w:hAnsi="Times New Roman"/>
                <w:sz w:val="17"/>
              </w:rPr>
              <w:t>R</w:t>
            </w:r>
            <w:r>
              <w:rPr>
                <w:rFonts w:hAnsi="Times New Roman"/>
                <w:sz w:val="17"/>
              </w:rPr>
              <w:t>角眩光、阴影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A8AE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每工位角度与安装位置</w:t>
            </w:r>
          </w:p>
        </w:tc>
      </w:tr>
      <w:tr w:rsidR="00A439FD" w14:paraId="16E16482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2D95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偏振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9168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无偏振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交叉偏振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31CA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眩光抑制及细纹理损失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F0F0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是否配置及方向</w:t>
            </w:r>
          </w:p>
        </w:tc>
      </w:tr>
      <w:tr w:rsidR="00A439FD" w14:paraId="1A42AC8D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9803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曝光与增益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9295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覆盖约</w:t>
            </w:r>
            <w:r>
              <w:rPr>
                <w:rFonts w:hAnsi="Times New Roman"/>
                <w:sz w:val="17"/>
              </w:rPr>
              <w:t>0.5/1/2 px</w:t>
            </w:r>
            <w:r>
              <w:rPr>
                <w:rFonts w:hAnsi="Times New Roman"/>
                <w:sz w:val="17"/>
              </w:rPr>
              <w:t>理论模糊的档位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369C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亮度、噪声、模糊、饱和比例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F126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曝光上限和增益范围</w:t>
            </w:r>
          </w:p>
        </w:tc>
      </w:tr>
      <w:tr w:rsidR="00A439FD" w14:paraId="02BAEDCA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2659B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线速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0B09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静态、约</w:t>
            </w:r>
            <w:r>
              <w:rPr>
                <w:rFonts w:hAnsi="Times New Roman"/>
                <w:sz w:val="17"/>
              </w:rPr>
              <w:t>1 m/min</w:t>
            </w:r>
            <w:r>
              <w:rPr>
                <w:rFonts w:hAnsi="Times New Roman"/>
                <w:sz w:val="17"/>
              </w:rPr>
              <w:t>连续输送、受控走停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477E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卷帘畸变、拼接、重复性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90FA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连续拍摄参数及备用走停模式</w:t>
            </w:r>
          </w:p>
        </w:tc>
      </w:tr>
      <w:tr w:rsidR="00A439FD" w14:paraId="0A77D928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1099E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工作距离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AC4D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支架预留</w:t>
            </w:r>
            <w:r>
              <w:rPr>
                <w:rFonts w:hAnsi="Times New Roman"/>
                <w:sz w:val="17"/>
              </w:rPr>
              <w:t>200</w:t>
            </w:r>
            <w:r>
              <w:rPr>
                <w:rFonts w:hAnsi="Times New Roman"/>
                <w:sz w:val="17"/>
              </w:rPr>
              <w:t>～</w:t>
            </w:r>
            <w:r>
              <w:rPr>
                <w:rFonts w:hAnsi="Times New Roman"/>
                <w:sz w:val="17"/>
              </w:rPr>
              <w:t>300 mm</w:t>
            </w:r>
            <w:r>
              <w:rPr>
                <w:rFonts w:hAnsi="Times New Roman"/>
                <w:sz w:val="17"/>
              </w:rPr>
              <w:t>内实测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D95A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视野、焦点、畸变、景深、</w:t>
            </w:r>
            <w:r>
              <w:rPr>
                <w:rFonts w:hAnsi="Times New Roman"/>
                <w:sz w:val="17"/>
              </w:rPr>
              <w:t>R</w:t>
            </w:r>
            <w:r>
              <w:rPr>
                <w:rFonts w:hAnsi="Times New Roman"/>
                <w:sz w:val="17"/>
              </w:rPr>
              <w:t>角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276E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WD</w:t>
            </w:r>
            <w:r>
              <w:rPr>
                <w:rFonts w:hAnsi="Times New Roman"/>
                <w:sz w:val="17"/>
              </w:rPr>
              <w:t>和支架基准</w:t>
            </w:r>
          </w:p>
        </w:tc>
      </w:tr>
      <w:tr w:rsidR="00A439FD" w14:paraId="294D3032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27C3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遮光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串光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43C0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正常遮光与受控开口扰动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F773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环境光敏感性、工位互扰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C517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遮光结构与维护要求</w:t>
            </w:r>
          </w:p>
        </w:tc>
      </w:tr>
    </w:tbl>
    <w:p w14:paraId="113EC755" w14:textId="77777777" w:rsidR="00A439FD" w:rsidRDefault="00A439FD">
      <w:pPr>
        <w:ind w:firstLine="0"/>
        <w:rPr>
          <w:rFonts w:hint="eastAsia"/>
        </w:rPr>
      </w:pPr>
    </w:p>
    <w:p w14:paraId="3071C133" w14:textId="77777777" w:rsidR="00A439FD" w:rsidRDefault="00000000">
      <w:pPr>
        <w:pStyle w:val="2"/>
        <w:rPr>
          <w:rFonts w:hint="eastAsia"/>
        </w:rPr>
      </w:pPr>
      <w:bookmarkStart w:id="33" w:name="_Toc236434576"/>
      <w:r>
        <w:t xml:space="preserve">4.6 </w:t>
      </w:r>
      <w:r>
        <w:t>触发、身份关联与异常恢复</w:t>
      </w:r>
      <w:bookmarkEnd w:id="33"/>
    </w:p>
    <w:p w14:paraId="170D99A5" w14:textId="77777777" w:rsidR="00A439FD" w:rsidRDefault="00000000">
      <w:pPr>
        <w:rPr>
          <w:rFonts w:hint="eastAsia"/>
        </w:rPr>
      </w:pPr>
      <w:r>
        <w:rPr>
          <w:rFonts w:hAnsi="Times New Roman"/>
        </w:rPr>
        <w:t>piece_id</w:t>
      </w:r>
      <w:r>
        <w:rPr>
          <w:rFonts w:hAnsi="Times New Roman"/>
        </w:rPr>
        <w:t>在</w:t>
      </w:r>
      <w:r>
        <w:rPr>
          <w:rFonts w:hAnsi="Times New Roman"/>
        </w:rPr>
        <w:t>S1</w:t>
      </w:r>
      <w:r>
        <w:rPr>
          <w:rFonts w:hAnsi="Times New Roman"/>
        </w:rPr>
        <w:t>前生成并关联</w:t>
      </w:r>
      <w:r>
        <w:rPr>
          <w:rFonts w:hAnsi="Times New Roman"/>
        </w:rPr>
        <w:t>batch_id</w:t>
      </w:r>
      <w:r>
        <w:rPr>
          <w:rFonts w:hAnsi="Times New Roman"/>
        </w:rPr>
        <w:t>、产品类型和</w:t>
      </w:r>
      <w:r>
        <w:rPr>
          <w:rFonts w:hAnsi="Times New Roman"/>
        </w:rPr>
        <w:t>capture_recipe_id</w:t>
      </w:r>
      <w:r>
        <w:rPr>
          <w:rFonts w:hAnsi="Times New Roman"/>
        </w:rPr>
        <w:t>，核对后进入入口</w:t>
      </w:r>
      <w:r>
        <w:rPr>
          <w:rFonts w:hAnsi="Times New Roman"/>
        </w:rPr>
        <w:t>FIFO</w:t>
      </w:r>
      <w:r>
        <w:rPr>
          <w:rFonts w:hAnsi="Times New Roman"/>
        </w:rPr>
        <w:t>。首个工位触发后，本次</w:t>
      </w:r>
      <w:r>
        <w:rPr>
          <w:rFonts w:hAnsi="Times New Roman"/>
        </w:rPr>
        <w:t>run_id</w:t>
      </w:r>
      <w:r>
        <w:rPr>
          <w:rFonts w:hAnsi="Times New Roman"/>
        </w:rPr>
        <w:t>锁定，直至四面采集完成或受控中止。</w:t>
      </w:r>
    </w:p>
    <w:p w14:paraId="7FCC19CB" w14:textId="77777777" w:rsidR="00A439FD" w:rsidRDefault="00000000">
      <w:pPr>
        <w:rPr>
          <w:rFonts w:hint="eastAsia"/>
        </w:rPr>
      </w:pPr>
      <w:r>
        <w:rPr>
          <w:rFonts w:hAnsi="Times New Roman"/>
        </w:rPr>
        <w:t>每次有效触发生成</w:t>
      </w:r>
      <w:r>
        <w:rPr>
          <w:rFonts w:hAnsi="Times New Roman"/>
        </w:rPr>
        <w:t>trigger_id</w:t>
      </w:r>
      <w:r>
        <w:rPr>
          <w:rFonts w:hAnsi="Times New Roman"/>
        </w:rPr>
        <w:t>，并记录</w:t>
      </w:r>
      <w:r>
        <w:rPr>
          <w:rFonts w:hAnsi="Times New Roman"/>
        </w:rPr>
        <w:t>piece_id</w:t>
      </w:r>
      <w:r>
        <w:rPr>
          <w:rFonts w:hAnsi="Times New Roman"/>
        </w:rPr>
        <w:t>、</w:t>
      </w:r>
      <w:r>
        <w:rPr>
          <w:rFonts w:hAnsi="Times New Roman"/>
        </w:rPr>
        <w:t>station_id</w:t>
      </w:r>
      <w:r>
        <w:rPr>
          <w:rFonts w:hAnsi="Times New Roman"/>
        </w:rPr>
        <w:t>、</w:t>
      </w:r>
      <w:r>
        <w:rPr>
          <w:rFonts w:hAnsi="Times New Roman"/>
        </w:rPr>
        <w:t>surface</w:t>
      </w:r>
      <w:r>
        <w:rPr>
          <w:rFonts w:hAnsi="Times New Roman"/>
        </w:rPr>
        <w:t>、</w:t>
      </w:r>
      <w:r>
        <w:rPr>
          <w:rFonts w:hAnsi="Times New Roman"/>
        </w:rPr>
        <w:t>segment_index</w:t>
      </w:r>
      <w:r>
        <w:rPr>
          <w:rFonts w:hAnsi="Times New Roman"/>
        </w:rPr>
        <w:t>、</w:t>
      </w:r>
      <w:r>
        <w:rPr>
          <w:rFonts w:hAnsi="Times New Roman"/>
        </w:rPr>
        <w:t>camera_id</w:t>
      </w:r>
      <w:r>
        <w:rPr>
          <w:rFonts w:hAnsi="Times New Roman"/>
        </w:rPr>
        <w:t>、时间和图像哈希。</w:t>
      </w:r>
      <w:r>
        <w:rPr>
          <w:rFonts w:hAnsi="Times New Roman"/>
        </w:rPr>
        <w:t>segment_index</w:t>
      </w:r>
      <w:r>
        <w:rPr>
          <w:rFonts w:hAnsi="Times New Roman"/>
        </w:rPr>
        <w:t>沿输送方向递增，四面采用同一方向。</w:t>
      </w:r>
    </w:p>
    <w:p w14:paraId="54066C31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系统允许多件</w:t>
      </w:r>
      <w:r>
        <w:rPr>
          <w:rFonts w:hAnsi="Times New Roman"/>
        </w:rPr>
        <w:t>FIFO</w:t>
      </w:r>
      <w:r>
        <w:rPr>
          <w:rFonts w:hAnsi="Times New Roman"/>
        </w:rPr>
        <w:t>。每件进入</w:t>
      </w:r>
      <w:r>
        <w:rPr>
          <w:rFonts w:hAnsi="Times New Roman"/>
        </w:rPr>
        <w:t>S1</w:t>
      </w:r>
      <w:r>
        <w:rPr>
          <w:rFonts w:hAnsi="Times New Roman"/>
        </w:rPr>
        <w:t>时从入口队列出队并压入</w:t>
      </w:r>
      <w:r>
        <w:rPr>
          <w:rFonts w:hAnsi="Times New Roman"/>
        </w:rPr>
        <w:t>S1</w:t>
      </w:r>
      <w:r>
        <w:rPr>
          <w:rFonts w:hAnsi="Times New Roman"/>
        </w:rPr>
        <w:t>至</w:t>
      </w:r>
      <w:r>
        <w:rPr>
          <w:rFonts w:hAnsi="Times New Roman"/>
        </w:rPr>
        <w:t>S4</w:t>
      </w:r>
      <w:r>
        <w:rPr>
          <w:rFonts w:hAnsi="Times New Roman"/>
        </w:rPr>
        <w:t>位置队列，产品离开工位后向下一队列迁移；采集端按</w:t>
      </w:r>
      <w:r>
        <w:rPr>
          <w:rFonts w:hAnsi="Times New Roman"/>
        </w:rPr>
        <w:t>station_id</w:t>
      </w:r>
      <w:r>
        <w:rPr>
          <w:rFonts w:hAnsi="Times New Roman"/>
        </w:rPr>
        <w:t>读取对应队首，分流端按</w:t>
      </w:r>
      <w:r>
        <w:rPr>
          <w:rFonts w:hAnsi="Times New Roman"/>
        </w:rPr>
        <w:t>piece_result.json</w:t>
      </w:r>
      <w:r>
        <w:rPr>
          <w:rFonts w:hAnsi="Times New Roman"/>
        </w:rPr>
        <w:t>和队首位置核对。</w:t>
      </w:r>
      <w:r>
        <w:rPr>
          <w:rFonts w:hAnsi="Times New Roman"/>
        </w:rPr>
        <w:t>PLC</w:t>
      </w:r>
      <w:r>
        <w:rPr>
          <w:rFonts w:hAnsi="Times New Roman"/>
        </w:rPr>
        <w:t>在制队列容量按</w:t>
      </w:r>
      <w:r>
        <w:rPr>
          <w:rFonts w:hAnsi="Times New Roman"/>
        </w:rPr>
        <w:t>16</w:t>
      </w:r>
      <w:r>
        <w:rPr>
          <w:rFonts w:hAnsi="Times New Roman"/>
        </w:rPr>
        <w:t>件配置，光电触发采用软件去抖，分段图像初始重叠率设为</w:t>
      </w:r>
      <w:r>
        <w:rPr>
          <w:rFonts w:hAnsi="Times New Roman"/>
        </w:rPr>
        <w:t>20%</w:t>
      </w:r>
      <w:r>
        <w:rPr>
          <w:rFonts w:hAnsi="Times New Roman"/>
        </w:rPr>
        <w:t>。</w:t>
      </w:r>
    </w:p>
    <w:p w14:paraId="15717FED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期望段数与实收段数不符时置为</w:t>
      </w:r>
      <w:r>
        <w:rPr>
          <w:rFonts w:hAnsi="Times New Roman"/>
        </w:rPr>
        <w:t>INCOMPLETE</w:t>
      </w:r>
      <w:r>
        <w:rPr>
          <w:rFonts w:hAnsi="Times New Roman"/>
        </w:rPr>
        <w:t>；重复触发保留并标记</w:t>
      </w:r>
      <w:r>
        <w:rPr>
          <w:rFonts w:hAnsi="Times New Roman"/>
        </w:rPr>
        <w:t>duplicate</w:t>
      </w:r>
      <w:r>
        <w:rPr>
          <w:rFonts w:hAnsi="Times New Roman"/>
        </w:rPr>
        <w:t>。产品离开各站时，</w:t>
      </w:r>
      <w:r>
        <w:rPr>
          <w:rFonts w:hAnsi="Times New Roman"/>
        </w:rPr>
        <w:t>PLC</w:t>
      </w:r>
      <w:r>
        <w:rPr>
          <w:rFonts w:hAnsi="Times New Roman"/>
        </w:rPr>
        <w:t>计数与采集记录对账，差异件暂停队列迁移并转人工检查。</w:t>
      </w:r>
    </w:p>
    <w:p w14:paraId="3E455EB2" w14:textId="77777777" w:rsidR="00A439FD" w:rsidRDefault="00000000">
      <w:pPr>
        <w:rPr>
          <w:rFonts w:hint="eastAsia"/>
        </w:rPr>
      </w:pPr>
      <w:r>
        <w:rPr>
          <w:rFonts w:hAnsi="Times New Roman"/>
        </w:rPr>
        <w:t>卡料或人工抽料时停止输送，保留已采图像和队列快照，相关件标为</w:t>
      </w:r>
      <w:r>
        <w:rPr>
          <w:rFonts w:hAnsi="Times New Roman"/>
        </w:rPr>
        <w:t>ABORTED</w:t>
      </w:r>
      <w:r>
        <w:rPr>
          <w:rFonts w:hAnsi="Times New Roman"/>
        </w:rPr>
        <w:t>；重测沿用</w:t>
      </w:r>
      <w:r>
        <w:rPr>
          <w:rFonts w:hAnsi="Times New Roman"/>
        </w:rPr>
        <w:t>piece_id</w:t>
      </w:r>
      <w:r>
        <w:rPr>
          <w:rFonts w:hAnsi="Times New Roman"/>
        </w:rPr>
        <w:t>并新建</w:t>
      </w:r>
      <w:r>
        <w:rPr>
          <w:rFonts w:hAnsi="Times New Roman"/>
        </w:rPr>
        <w:t>run_id</w:t>
      </w:r>
      <w:r>
        <w:rPr>
          <w:rFonts w:hAnsi="Times New Roman"/>
        </w:rPr>
        <w:t>。断电恢复先核对物理顺序与持久化</w:t>
      </w:r>
      <w:r>
        <w:rPr>
          <w:rFonts w:hAnsi="Times New Roman"/>
        </w:rPr>
        <w:t>FIFO</w:t>
      </w:r>
      <w:r>
        <w:rPr>
          <w:rFonts w:hAnsi="Times New Roman"/>
        </w:rPr>
        <w:t>，由操作人员确认后续行或清空在制，所有动作写入恢复日志。</w:t>
      </w:r>
    </w:p>
    <w:p w14:paraId="064EA3F7" w14:textId="77777777" w:rsidR="00A439FD" w:rsidRDefault="00000000">
      <w:pPr>
        <w:rPr>
          <w:rFonts w:hint="eastAsia"/>
        </w:rPr>
      </w:pPr>
      <w:r>
        <w:rPr>
          <w:rFonts w:hAnsi="Times New Roman"/>
        </w:rPr>
        <w:t>PLC</w:t>
      </w:r>
      <w:r>
        <w:rPr>
          <w:rFonts w:hAnsi="Times New Roman"/>
        </w:rPr>
        <w:t>保存位置</w:t>
      </w:r>
      <w:r>
        <w:rPr>
          <w:rFonts w:hAnsi="Times New Roman"/>
        </w:rPr>
        <w:t>FIFO</w:t>
      </w:r>
      <w:r>
        <w:rPr>
          <w:rFonts w:hAnsi="Times New Roman"/>
        </w:rPr>
        <w:t>和触发状态，采集端保存身份、图像、配方与采集状态，算法端保存任务、模型和结果。三端通过</w:t>
      </w:r>
      <w:r>
        <w:rPr>
          <w:rFonts w:hAnsi="Times New Roman"/>
        </w:rPr>
        <w:t>piece_id</w:t>
      </w:r>
      <w:r>
        <w:rPr>
          <w:rFonts w:hAnsi="Times New Roman"/>
        </w:rPr>
        <w:t>、</w:t>
      </w:r>
      <w:r>
        <w:rPr>
          <w:rFonts w:hAnsi="Times New Roman"/>
        </w:rPr>
        <w:t>run_id</w:t>
      </w:r>
      <w:r>
        <w:rPr>
          <w:rFonts w:hAnsi="Times New Roman"/>
        </w:rPr>
        <w:t>、</w:t>
      </w:r>
      <w:r>
        <w:rPr>
          <w:rFonts w:hAnsi="Times New Roman"/>
        </w:rPr>
        <w:t>trigger_id</w:t>
      </w:r>
      <w:r>
        <w:rPr>
          <w:rFonts w:hAnsi="Times New Roman"/>
        </w:rPr>
        <w:t>对账；身份或数量不一致时输出</w:t>
      </w:r>
      <w:r>
        <w:rPr>
          <w:rFonts w:hAnsi="Times New Roman"/>
        </w:rPr>
        <w:t>REVIEW</w:t>
      </w:r>
      <w:r>
        <w:rPr>
          <w:rFonts w:hAnsi="Times New Roman"/>
        </w:rPr>
        <w:t>。</w:t>
      </w:r>
    </w:p>
    <w:p w14:paraId="11F4F148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452C217" wp14:editId="45EC9FAE">
            <wp:extent cx="5579745" cy="2358390"/>
            <wp:effectExtent l="0" t="0" r="825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139F" w14:textId="77777777" w:rsidR="00A439FD" w:rsidRDefault="00000000">
      <w:pPr>
        <w:pStyle w:val="11"/>
      </w:pPr>
      <w:r>
        <w:t>图</w:t>
      </w:r>
      <w:r>
        <w:t xml:space="preserve">17  </w:t>
      </w:r>
      <w:r>
        <w:t>入口身份、触发与结果追踪关系</w:t>
      </w:r>
    </w:p>
    <w:p w14:paraId="2ED2AB01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1B6C050" wp14:editId="7AFC7854">
            <wp:extent cx="5579745" cy="2717165"/>
            <wp:effectExtent l="0" t="0" r="825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2319" w14:textId="77777777" w:rsidR="00A439FD" w:rsidRDefault="00000000">
      <w:pPr>
        <w:pStyle w:val="11"/>
      </w:pPr>
      <w:r>
        <w:t>图</w:t>
      </w:r>
      <w:r>
        <w:t xml:space="preserve">18  </w:t>
      </w:r>
      <w:r>
        <w:t>单件产品跨四工位事件时序</w:t>
      </w:r>
    </w:p>
    <w:p w14:paraId="3E0A58D7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2A1225B" wp14:editId="3AAFD001">
            <wp:extent cx="5579745" cy="2620010"/>
            <wp:effectExtent l="0" t="0" r="825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F305" w14:textId="77777777" w:rsidR="00A439FD" w:rsidRDefault="00000000">
      <w:pPr>
        <w:pStyle w:val="11"/>
      </w:pPr>
      <w:r>
        <w:t>图</w:t>
      </w:r>
      <w:r>
        <w:t xml:space="preserve">19  </w:t>
      </w:r>
      <w:r>
        <w:t>多产品在制</w:t>
      </w:r>
      <w:r>
        <w:t>FIFO</w:t>
      </w:r>
      <w:r>
        <w:t>队列与工位占用</w:t>
      </w:r>
    </w:p>
    <w:p w14:paraId="28BDC229" w14:textId="77777777" w:rsidR="00A439FD" w:rsidRDefault="00000000">
      <w:pPr>
        <w:pStyle w:val="2"/>
        <w:rPr>
          <w:rFonts w:hint="eastAsia"/>
        </w:rPr>
      </w:pPr>
      <w:bookmarkStart w:id="34" w:name="_Toc236434577"/>
      <w:r>
        <w:t xml:space="preserve">4.7 </w:t>
      </w:r>
      <w:r>
        <w:t>自动分拣、调试旁路与安全接口</w:t>
      </w:r>
      <w:bookmarkEnd w:id="34"/>
    </w:p>
    <w:p w14:paraId="12CE7358" w14:textId="77777777" w:rsidR="00A439FD" w:rsidRDefault="00000000">
      <w:pPr>
        <w:rPr>
          <w:rFonts w:hint="eastAsia"/>
        </w:rPr>
      </w:pPr>
      <w:r>
        <w:t>正常模式由</w:t>
      </w:r>
      <w:r>
        <w:t>PLC</w:t>
      </w:r>
      <w:r>
        <w:t>依据</w:t>
      </w:r>
      <w:r>
        <w:t>piece_result.json</w:t>
      </w:r>
      <w:r>
        <w:t>自动分拣。产品四面采集完整、算法与规则计算结束、</w:t>
      </w:r>
      <w:r>
        <w:t>Schema</w:t>
      </w:r>
      <w:r>
        <w:t>校验通过且</w:t>
      </w:r>
      <w:r>
        <w:t>decision_ready</w:t>
      </w:r>
      <w:r>
        <w:t>为</w:t>
      </w:r>
      <w:r>
        <w:t>true</w:t>
      </w:r>
      <w:r>
        <w:t>后，</w:t>
      </w:r>
      <w:r>
        <w:t>PLC</w:t>
      </w:r>
      <w:r>
        <w:t>读取</w:t>
      </w:r>
      <w:r>
        <w:t>sort_target</w:t>
      </w:r>
      <w:r>
        <w:t>；</w:t>
      </w:r>
      <w:r>
        <w:t>OK</w:t>
      </w:r>
      <w:r>
        <w:t>件直行进入合格品框，</w:t>
      </w:r>
      <w:r>
        <w:t>NG</w:t>
      </w:r>
      <w:r>
        <w:t>件到达剔除位时由气动推板送入不合格品框，</w:t>
      </w:r>
      <w:r>
        <w:t>HOLD</w:t>
      </w:r>
      <w:r>
        <w:t>件禁止按</w:t>
      </w:r>
      <w:r>
        <w:t>OK</w:t>
      </w:r>
      <w:r>
        <w:t>放行并进入隔离处置。</w:t>
      </w:r>
    </w:p>
    <w:p w14:paraId="152B9F48" w14:textId="77777777" w:rsidR="00A439FD" w:rsidRDefault="00000000">
      <w:pPr>
        <w:rPr>
          <w:rFonts w:hint="eastAsia"/>
        </w:rPr>
      </w:pPr>
      <w:r>
        <w:lastRenderedPageBreak/>
        <w:t>输送、对中和分拣设备设置急停、启停、点动、气压检测、气缸原位及防夹联锁。维护操作在输送停止和气源隔离后进行。</w:t>
      </w:r>
      <w:r>
        <w:t>PLC</w:t>
      </w:r>
      <w:r>
        <w:t>记录急停、卡料、人工抽料、失气、执行器超时和恢复事件；异常处理完成前保持相关</w:t>
      </w:r>
      <w:r>
        <w:t>piece_id</w:t>
      </w:r>
      <w:r>
        <w:t>为</w:t>
      </w:r>
      <w:r>
        <w:t>HOLD</w:t>
      </w:r>
      <w:r>
        <w:t>。</w:t>
      </w:r>
    </w:p>
    <w:p w14:paraId="458A5C5B" w14:textId="77777777" w:rsidR="00A439FD" w:rsidRDefault="00000000">
      <w:pPr>
        <w:rPr>
          <w:rFonts w:hint="eastAsia"/>
        </w:rPr>
      </w:pPr>
      <w:r>
        <w:t>分拣动作仅在</w:t>
      </w:r>
      <w:r>
        <w:t>FIFO</w:t>
      </w:r>
      <w:r>
        <w:t>身份与现场位置一致、四面完整、结果时效满足、</w:t>
      </w:r>
      <w:r>
        <w:t>decision_ready</w:t>
      </w:r>
      <w:r>
        <w:t>为</w:t>
      </w:r>
      <w:r>
        <w:t>true</w:t>
      </w:r>
      <w:r>
        <w:t>且执行器联锁正常时触发。调试模式可停用气动推板并强制转入人工复核，用于安装调试、盲测和异常排查；该模式追加操作记录，不改变</w:t>
      </w:r>
      <w:r>
        <w:t>result.json</w:t>
      </w:r>
      <w:r>
        <w:t>和</w:t>
      </w:r>
      <w:r>
        <w:t>piece_result.json</w:t>
      </w:r>
      <w:r>
        <w:t>中的机器原始字段。</w:t>
      </w:r>
    </w:p>
    <w:p w14:paraId="6805E8AC" w14:textId="77777777" w:rsidR="00A439FD" w:rsidRDefault="00391A2C">
      <w:pPr>
        <w:keepLines/>
        <w:jc w:val="center"/>
        <w:rPr>
          <w:rFonts w:hint="eastAsia"/>
        </w:rPr>
      </w:pPr>
      <w:r>
        <w:pict w14:anchorId="05CB9321">
          <v:shape id="_x0000_i1038" type="#_x0000_t75" style="width:451.25pt;height:291.7pt">
            <v:imagedata r:id="rId47" o:title=""/>
          </v:shape>
        </w:pict>
      </w:r>
    </w:p>
    <w:p w14:paraId="45BBF19D" w14:textId="77777777" w:rsidR="00A439FD" w:rsidRDefault="00000000">
      <w:pPr>
        <w:pStyle w:val="11"/>
        <w:keepLines/>
      </w:pPr>
      <w:r>
        <w:t>图</w:t>
      </w:r>
      <w:r>
        <w:t xml:space="preserve">20  </w:t>
      </w:r>
      <w:r>
        <w:t>气动推板与合格品、不合格品分拣机构</w:t>
      </w:r>
    </w:p>
    <w:p w14:paraId="5630F9C9" w14:textId="77777777" w:rsidR="00A439FD" w:rsidRDefault="00000000">
      <w:pPr>
        <w:pStyle w:val="2"/>
        <w:rPr>
          <w:rFonts w:hint="eastAsia"/>
        </w:rPr>
      </w:pPr>
      <w:bookmarkStart w:id="35" w:name="_Toc236434578"/>
      <w:r>
        <w:t xml:space="preserve">4.8 </w:t>
      </w:r>
      <w:r>
        <w:t>节拍、容量、数据量与延迟计算</w:t>
      </w:r>
      <w:bookmarkEnd w:id="35"/>
    </w:p>
    <w:p w14:paraId="2FEB877C" w14:textId="77777777" w:rsidR="00A439FD" w:rsidRDefault="00000000">
      <w:pPr>
        <w:rPr>
          <w:rFonts w:hint="eastAsia"/>
        </w:rPr>
      </w:pPr>
      <w:r>
        <w:rPr>
          <w:rFonts w:hAnsi="Times New Roman"/>
        </w:rPr>
        <w:t>节拍计算以产品最大长度</w:t>
      </w:r>
      <w:r>
        <w:rPr>
          <w:rFonts w:hAnsi="Times New Roman"/>
        </w:rPr>
        <w:t>L</w:t>
      </w:r>
      <w:r>
        <w:rPr>
          <w:rFonts w:hAnsi="Times New Roman"/>
          <w:vertAlign w:val="subscript"/>
        </w:rPr>
        <w:t>max</w:t>
      </w:r>
      <w:r>
        <w:rPr>
          <w:rFonts w:hAnsi="Times New Roman"/>
        </w:rPr>
        <w:t>=2000 mm</w:t>
      </w:r>
      <w:r>
        <w:rPr>
          <w:rFonts w:hAnsi="Times New Roman"/>
        </w:rPr>
        <w:t>、沿输送方向的有效视野</w:t>
      </w:r>
      <w:r>
        <w:rPr>
          <w:rFonts w:hAnsi="Times New Roman"/>
        </w:rPr>
        <w:t>F=100 mm</w:t>
      </w:r>
      <w:r>
        <w:rPr>
          <w:rFonts w:hAnsi="Times New Roman"/>
        </w:rPr>
        <w:t>和图像重叠率</w:t>
      </w:r>
      <w:r>
        <w:rPr>
          <w:rFonts w:hAnsi="Times New Roman"/>
        </w:rPr>
        <w:t>r=20%</w:t>
      </w:r>
      <w:r>
        <w:rPr>
          <w:rFonts w:hAnsi="Times New Roman"/>
        </w:rPr>
        <w:t>为基准；相邻触发的物理步距为</w:t>
      </w:r>
      <w:r>
        <w:rPr>
          <w:rFonts w:hAnsi="Times New Roman"/>
        </w:rPr>
        <w:t>S=F(1-</w:t>
      </w:r>
      <w:r>
        <w:rPr>
          <w:rFonts w:hAnsi="Times New Roman"/>
        </w:rPr>
        <w:lastRenderedPageBreak/>
        <w:t>r)=80 mm</w:t>
      </w:r>
      <w:r>
        <w:rPr>
          <w:rFonts w:hAnsi="Times New Roman"/>
        </w:rPr>
        <w:t>。每面触发数记为</w:t>
      </w:r>
      <w:r>
        <w:rPr>
          <w:rFonts w:hAnsi="Times New Roman"/>
        </w:rPr>
        <w:t>n</w:t>
      </w:r>
      <w:r>
        <w:rPr>
          <w:rFonts w:hAnsi="Times New Roman"/>
        </w:rPr>
        <w:t>：当</w:t>
      </w:r>
      <w:r>
        <w:rPr>
          <w:rFonts w:hAnsi="Times New Roman"/>
        </w:rPr>
        <w:t>L</w:t>
      </w:r>
      <w:r>
        <w:rPr>
          <w:rFonts w:hAnsi="Times New Roman"/>
          <w:vertAlign w:val="subscript"/>
        </w:rPr>
        <w:t>max</w:t>
      </w:r>
      <w:r>
        <w:rPr>
          <w:rFonts w:hAnsi="Times New Roman"/>
        </w:rPr>
        <w:t>&gt;F</w:t>
      </w:r>
      <w:r>
        <w:rPr>
          <w:rFonts w:hAnsi="Times New Roman"/>
        </w:rPr>
        <w:t>时，</w:t>
      </w:r>
      <w:r>
        <w:rPr>
          <w:rFonts w:hAnsi="Times New Roman"/>
        </w:rPr>
        <w:t>n=⌈(L</w:t>
      </w:r>
      <w:r>
        <w:rPr>
          <w:rFonts w:hAnsi="Times New Roman"/>
          <w:vertAlign w:val="subscript"/>
        </w:rPr>
        <w:t>max</w:t>
      </w:r>
      <w:r>
        <w:rPr>
          <w:rFonts w:hAnsi="Times New Roman"/>
        </w:rPr>
        <w:t>-F)/[F(1-r)]⌉+1</w:t>
      </w:r>
      <w:r>
        <w:rPr>
          <w:rFonts w:hAnsi="Times New Roman"/>
        </w:rPr>
        <w:t>；当</w:t>
      </w:r>
      <w:r>
        <w:rPr>
          <w:rFonts w:hAnsi="Times New Roman"/>
        </w:rPr>
        <w:t>L</w:t>
      </w:r>
      <w:r>
        <w:rPr>
          <w:rFonts w:hAnsi="Times New Roman"/>
          <w:vertAlign w:val="subscript"/>
        </w:rPr>
        <w:t>max</w:t>
      </w:r>
      <w:r>
        <w:rPr>
          <w:rFonts w:hAnsi="Times New Roman"/>
        </w:rPr>
        <w:t>≤F</w:t>
      </w:r>
      <w:r>
        <w:rPr>
          <w:rFonts w:hAnsi="Times New Roman"/>
        </w:rPr>
        <w:t>时，</w:t>
      </w:r>
      <w:r>
        <w:rPr>
          <w:rFonts w:hAnsi="Times New Roman"/>
        </w:rPr>
        <w:t>n=1</w:t>
      </w:r>
      <w:r>
        <w:rPr>
          <w:rFonts w:hAnsi="Times New Roman"/>
        </w:rPr>
        <w:t>。</w:t>
      </w:r>
    </w:p>
    <w:p w14:paraId="79B9765C" w14:textId="77777777" w:rsidR="00A439FD" w:rsidRDefault="00000000">
      <w:pPr>
        <w:rPr>
          <w:rFonts w:hint="eastAsia"/>
        </w:rPr>
      </w:pPr>
      <w:r>
        <w:rPr>
          <w:rFonts w:hAnsi="Times New Roman"/>
        </w:rPr>
        <w:t>四面参数相同时，单件理论图像数</w:t>
      </w:r>
      <w:r>
        <w:rPr>
          <w:rFonts w:hAnsi="Times New Roman"/>
        </w:rPr>
        <w:t>N=4n</w:t>
      </w:r>
      <w:r>
        <w:rPr>
          <w:rFonts w:hAnsi="Times New Roman"/>
        </w:rPr>
        <w:t>；各面视野或重叠率不同时，按</w:t>
      </w:r>
      <w:r>
        <w:rPr>
          <w:rFonts w:hAnsi="Times New Roman"/>
        </w:rPr>
        <w:t>N=n</w:t>
      </w:r>
      <w:r>
        <w:rPr>
          <w:rFonts w:hAnsi="Times New Roman"/>
          <w:vertAlign w:val="subscript"/>
        </w:rPr>
        <w:t>1</w:t>
      </w:r>
      <w:r>
        <w:rPr>
          <w:rFonts w:hAnsi="Times New Roman"/>
        </w:rPr>
        <w:t>+n</w:t>
      </w:r>
      <w:r>
        <w:rPr>
          <w:rFonts w:hAnsi="Times New Roman"/>
          <w:vertAlign w:val="subscript"/>
        </w:rPr>
        <w:t>2</w:t>
      </w:r>
      <w:r>
        <w:rPr>
          <w:rFonts w:hAnsi="Times New Roman"/>
        </w:rPr>
        <w:t>+n</w:t>
      </w:r>
      <w:r>
        <w:rPr>
          <w:rFonts w:hAnsi="Times New Roman"/>
          <w:vertAlign w:val="subscript"/>
        </w:rPr>
        <w:t>3</w:t>
      </w:r>
      <w:r>
        <w:rPr>
          <w:rFonts w:hAnsi="Times New Roman"/>
        </w:rPr>
        <w:t>+n</w:t>
      </w:r>
      <w:r>
        <w:rPr>
          <w:rFonts w:hAnsi="Times New Roman"/>
          <w:vertAlign w:val="subscript"/>
        </w:rPr>
        <w:t>4</w:t>
      </w:r>
      <w:r>
        <w:rPr>
          <w:rFonts w:hAnsi="Times New Roman"/>
        </w:rPr>
        <w:t>求和。重拍和重复触发作为额外图像单列，不混入理论值。</w:t>
      </w:r>
    </w:p>
    <w:p w14:paraId="5AFEB137" w14:textId="77777777" w:rsidR="00A439FD" w:rsidRDefault="00000000">
      <w:pPr>
        <w:rPr>
          <w:rFonts w:hint="eastAsia"/>
        </w:rPr>
      </w:pPr>
      <w:r>
        <w:rPr>
          <w:rFonts w:hAnsi="Times New Roman"/>
        </w:rPr>
        <w:t>代入</w:t>
      </w:r>
      <w:r>
        <w:rPr>
          <w:rFonts w:hAnsi="Times New Roman"/>
        </w:rPr>
        <w:t>2 m</w:t>
      </w:r>
      <w:r>
        <w:rPr>
          <w:rFonts w:hAnsi="Times New Roman"/>
        </w:rPr>
        <w:t>产品、</w:t>
      </w:r>
      <w:r>
        <w:rPr>
          <w:rFonts w:hAnsi="Times New Roman"/>
        </w:rPr>
        <w:t>100 mm</w:t>
      </w:r>
      <w:r>
        <w:rPr>
          <w:rFonts w:hAnsi="Times New Roman"/>
        </w:rPr>
        <w:t>视野和</w:t>
      </w:r>
      <w:r>
        <w:rPr>
          <w:rFonts w:hAnsi="Times New Roman"/>
        </w:rPr>
        <w:t>20%</w:t>
      </w:r>
      <w:r>
        <w:rPr>
          <w:rFonts w:hAnsi="Times New Roman"/>
        </w:rPr>
        <w:t>重叠率，单面理论触发数为</w:t>
      </w:r>
      <w:r>
        <w:rPr>
          <w:rFonts w:hAnsi="Times New Roman"/>
        </w:rPr>
        <w:t>25</w:t>
      </w:r>
      <w:r>
        <w:rPr>
          <w:rFonts w:hAnsi="Times New Roman"/>
        </w:rPr>
        <w:t>，四面理论图像数为</w:t>
      </w:r>
      <w:r>
        <w:rPr>
          <w:rFonts w:hAnsi="Times New Roman"/>
        </w:rPr>
        <w:t>100</w:t>
      </w:r>
      <w:r>
        <w:rPr>
          <w:rFonts w:hAnsi="Times New Roman"/>
        </w:rPr>
        <w:t>；重拍和异常触发另行记录，不计入理论基数。</w:t>
      </w:r>
    </w:p>
    <w:p w14:paraId="77E16651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未压缩单图量</w:t>
      </w:r>
      <w:r>
        <w:rPr>
          <w:rFonts w:hAnsi="Times New Roman"/>
        </w:rPr>
        <w:t>B</w:t>
      </w:r>
      <w:r>
        <w:rPr>
          <w:rFonts w:hAnsi="Times New Roman"/>
          <w:vertAlign w:val="subscript"/>
        </w:rPr>
        <w:t>img</w:t>
      </w:r>
      <w:r>
        <w:rPr>
          <w:rFonts w:hAnsi="Times New Roman"/>
        </w:rPr>
        <w:t>=N</w:t>
      </w:r>
      <w:r>
        <w:rPr>
          <w:rFonts w:hAnsi="Times New Roman"/>
          <w:vertAlign w:val="subscript"/>
        </w:rPr>
        <w:t>x</w:t>
      </w:r>
      <w:r>
        <w:rPr>
          <w:rFonts w:hAnsi="Times New Roman"/>
        </w:rPr>
        <w:t>·N</w:t>
      </w:r>
      <w:r>
        <w:rPr>
          <w:rFonts w:hAnsi="Times New Roman"/>
          <w:vertAlign w:val="subscript"/>
        </w:rPr>
        <w:t>y</w:t>
      </w:r>
      <w:r>
        <w:rPr>
          <w:rFonts w:hAnsi="Times New Roman"/>
        </w:rPr>
        <w:t>·c·b/8 byte</w:t>
      </w:r>
      <w:r>
        <w:rPr>
          <w:rFonts w:hAnsi="Times New Roman"/>
        </w:rPr>
        <w:t>，</w:t>
      </w:r>
      <w:r>
        <w:rPr>
          <w:rFonts w:hAnsi="Times New Roman"/>
        </w:rPr>
        <w:t>c</w:t>
      </w:r>
      <w:r>
        <w:rPr>
          <w:rFonts w:hAnsi="Times New Roman"/>
        </w:rPr>
        <w:t>为通道数、</w:t>
      </w:r>
      <w:r>
        <w:rPr>
          <w:rFonts w:hAnsi="Times New Roman"/>
        </w:rPr>
        <w:t>b</w:t>
      </w:r>
      <w:r>
        <w:rPr>
          <w:rFonts w:hAnsi="Times New Roman"/>
        </w:rPr>
        <w:t>为位深；压缩图采用实测平均值</w:t>
      </w:r>
      <w:r>
        <w:rPr>
          <w:rFonts w:hAnsi="Times New Roman"/>
        </w:rPr>
        <w:t>B</w:t>
      </w:r>
      <w:r>
        <w:rPr>
          <w:rFonts w:hAnsi="Times New Roman"/>
          <w:vertAlign w:val="subscript"/>
        </w:rPr>
        <w:t>img</w:t>
      </w:r>
      <w:r>
        <w:rPr>
          <w:rFonts w:hAnsi="Times New Roman"/>
        </w:rPr>
        <w:t>和</w:t>
      </w:r>
      <w:r>
        <w:rPr>
          <w:rFonts w:hAnsi="Times New Roman"/>
        </w:rPr>
        <w:t>P90</w:t>
      </w:r>
      <w:r>
        <w:rPr>
          <w:rFonts w:hAnsi="Times New Roman"/>
        </w:rPr>
        <w:t>。单件数据量</w:t>
      </w:r>
      <w:r>
        <w:rPr>
          <w:rFonts w:hAnsi="Times New Roman"/>
        </w:rPr>
        <w:t>B</w:t>
      </w:r>
      <w:r>
        <w:rPr>
          <w:rFonts w:hAnsi="Times New Roman"/>
          <w:vertAlign w:val="subscript"/>
        </w:rPr>
        <w:t>piece</w:t>
      </w:r>
      <w:r>
        <w:rPr>
          <w:rFonts w:hAnsi="Times New Roman"/>
        </w:rPr>
        <w:t>=N·B</w:t>
      </w:r>
      <w:r>
        <w:rPr>
          <w:rFonts w:hAnsi="Times New Roman"/>
          <w:vertAlign w:val="subscript"/>
        </w:rPr>
        <w:t>img</w:t>
      </w:r>
      <w:r>
        <w:rPr>
          <w:rFonts w:hAnsi="Times New Roman"/>
        </w:rPr>
        <w:t>，每小时数据量</w:t>
      </w:r>
      <w:r>
        <w:rPr>
          <w:rFonts w:hAnsi="Times New Roman"/>
        </w:rPr>
        <w:t>B</w:t>
      </w:r>
      <w:r>
        <w:rPr>
          <w:rFonts w:hAnsi="Times New Roman"/>
          <w:vertAlign w:val="subscript"/>
        </w:rPr>
        <w:t>hour</w:t>
      </w:r>
      <w:r>
        <w:rPr>
          <w:rFonts w:hAnsi="Times New Roman"/>
        </w:rPr>
        <w:t>=Q·B</w:t>
      </w:r>
      <w:r>
        <w:rPr>
          <w:rFonts w:hAnsi="Times New Roman"/>
          <w:vertAlign w:val="subscript"/>
        </w:rPr>
        <w:t>piece</w:t>
      </w:r>
      <w:r>
        <w:rPr>
          <w:rFonts w:hAnsi="Times New Roman"/>
        </w:rPr>
        <w:t>，保留</w:t>
      </w:r>
      <w:r>
        <w:rPr>
          <w:rFonts w:hAnsi="Times New Roman"/>
        </w:rPr>
        <w:t>D</w:t>
      </w:r>
      <w:r>
        <w:rPr>
          <w:rFonts w:hAnsi="Times New Roman"/>
        </w:rPr>
        <w:t>天为</w:t>
      </w:r>
      <w:r>
        <w:rPr>
          <w:rFonts w:hAnsi="Times New Roman"/>
        </w:rPr>
        <w:t>B</w:t>
      </w:r>
      <w:r>
        <w:rPr>
          <w:rFonts w:hAnsi="Times New Roman"/>
          <w:vertAlign w:val="subscript"/>
        </w:rPr>
        <w:t>D</w:t>
      </w:r>
      <w:r>
        <w:rPr>
          <w:rFonts w:hAnsi="Times New Roman"/>
        </w:rPr>
        <w:t>=24·D·B</w:t>
      </w:r>
      <w:r>
        <w:rPr>
          <w:rFonts w:hAnsi="Times New Roman"/>
          <w:vertAlign w:val="subscript"/>
        </w:rPr>
        <w:t>hour</w:t>
      </w:r>
      <w:r>
        <w:rPr>
          <w:rFonts w:hAnsi="Times New Roman"/>
        </w:rPr>
        <w:t>，另计派生文件和备份。</w:t>
      </w:r>
    </w:p>
    <w:p w14:paraId="1D1F1B60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最低触发频率</w:t>
      </w:r>
      <w:r>
        <w:rPr>
          <w:rFonts w:hAnsi="Times New Roman"/>
        </w:rPr>
        <w:t>f</w:t>
      </w:r>
      <w:r>
        <w:rPr>
          <w:rFonts w:hAnsi="Times New Roman"/>
          <w:vertAlign w:val="subscript"/>
        </w:rPr>
        <w:t>min</w:t>
      </w:r>
      <w:r>
        <w:rPr>
          <w:rFonts w:hAnsi="Times New Roman"/>
        </w:rPr>
        <w:t>=v/[F(1-r)] Hz</w:t>
      </w:r>
      <w:r>
        <w:rPr>
          <w:rFonts w:hAnsi="Times New Roman"/>
        </w:rPr>
        <w:t>，其中</w:t>
      </w:r>
      <w:r>
        <w:rPr>
          <w:rFonts w:hAnsi="Times New Roman"/>
        </w:rPr>
        <w:t>v</w:t>
      </w:r>
      <w:r>
        <w:rPr>
          <w:rFonts w:hAnsi="Times New Roman"/>
        </w:rPr>
        <w:t>按</w:t>
      </w:r>
      <w:r>
        <w:rPr>
          <w:rFonts w:hAnsi="Times New Roman"/>
        </w:rPr>
        <w:t>mm/s</w:t>
      </w:r>
      <w:r>
        <w:rPr>
          <w:rFonts w:hAnsi="Times New Roman"/>
        </w:rPr>
        <w:t>代入。约</w:t>
      </w:r>
      <w:r>
        <w:rPr>
          <w:rFonts w:hAnsi="Times New Roman"/>
        </w:rPr>
        <w:t>1 m/min</w:t>
      </w:r>
      <w:r>
        <w:rPr>
          <w:rFonts w:hAnsi="Times New Roman"/>
        </w:rPr>
        <w:t>且视野</w:t>
      </w:r>
      <w:r>
        <w:rPr>
          <w:rFonts w:hAnsi="Times New Roman"/>
        </w:rPr>
        <w:t>100 mm</w:t>
      </w:r>
      <w:r>
        <w:rPr>
          <w:rFonts w:hAnsi="Times New Roman"/>
        </w:rPr>
        <w:t>时，</w:t>
      </w:r>
      <w:r>
        <w:rPr>
          <w:rFonts w:hAnsi="Times New Roman"/>
        </w:rPr>
        <w:t>f</w:t>
      </w:r>
      <w:r>
        <w:rPr>
          <w:rFonts w:hAnsi="Times New Roman"/>
          <w:vertAlign w:val="subscript"/>
        </w:rPr>
        <w:t>min</w:t>
      </w:r>
      <w:r>
        <w:rPr>
          <w:rFonts w:hAnsi="Times New Roman"/>
        </w:rPr>
        <w:t>=0.1667/(1-r) Hz</w:t>
      </w:r>
      <w:r>
        <w:rPr>
          <w:rFonts w:hAnsi="Times New Roman"/>
        </w:rPr>
        <w:t>；相机设定帧率需覆盖曝光、传输和写盘余量，连续试验无漏帧或缓存溢出。</w:t>
      </w:r>
    </w:p>
    <w:p w14:paraId="4D6A05B8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串行单件预算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infer</w:t>
      </w:r>
      <w:r>
        <w:rPr>
          <w:rFonts w:hAnsi="Times New Roman"/>
        </w:rPr>
        <w:t>=N·t</w:t>
      </w:r>
      <w:r>
        <w:rPr>
          <w:rFonts w:hAnsi="Times New Roman"/>
          <w:vertAlign w:val="subscript"/>
        </w:rPr>
        <w:t>i</w:t>
      </w:r>
      <w:r>
        <w:rPr>
          <w:rFonts w:hAnsi="Times New Roman"/>
        </w:rPr>
        <w:t>+T</w:t>
      </w:r>
      <w:r>
        <w:rPr>
          <w:rFonts w:hAnsi="Times New Roman"/>
          <w:vertAlign w:val="subscript"/>
        </w:rPr>
        <w:t>load</w:t>
      </w:r>
      <w:r>
        <w:rPr>
          <w:rFonts w:hAnsi="Times New Roman"/>
        </w:rPr>
        <w:t>+T</w:t>
      </w:r>
      <w:r>
        <w:rPr>
          <w:rFonts w:hAnsi="Times New Roman"/>
          <w:vertAlign w:val="subscript"/>
        </w:rPr>
        <w:t>write</w:t>
      </w:r>
      <w:r>
        <w:rPr>
          <w:rFonts w:hAnsi="Times New Roman"/>
        </w:rPr>
        <w:t>，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i</w:t>
      </w:r>
      <w:r>
        <w:rPr>
          <w:rFonts w:hAnsi="Times New Roman"/>
        </w:rPr>
        <w:t>取单图</w:t>
      </w:r>
      <w:r>
        <w:rPr>
          <w:rFonts w:hAnsi="Times New Roman"/>
        </w:rPr>
        <w:t>P90</w:t>
      </w:r>
      <w:r>
        <w:rPr>
          <w:rFonts w:hAnsi="Times New Roman"/>
        </w:rPr>
        <w:t>；并行时采用整件实测</w:t>
      </w:r>
      <w:r>
        <w:rPr>
          <w:rFonts w:hAnsi="Times New Roman"/>
        </w:rPr>
        <w:t>P90</w:t>
      </w:r>
      <w:r>
        <w:rPr>
          <w:rFonts w:hAnsi="Times New Roman"/>
        </w:rPr>
        <w:t>。发布记录同时给出单图与整件</w:t>
      </w:r>
      <w:r>
        <w:rPr>
          <w:rFonts w:hAnsi="Times New Roman"/>
        </w:rPr>
        <w:t>CPU</w:t>
      </w:r>
      <w:r>
        <w:rPr>
          <w:rFonts w:hAnsi="Times New Roman"/>
        </w:rPr>
        <w:t>路径的</w:t>
      </w:r>
      <w:r>
        <w:rPr>
          <w:rFonts w:hAnsi="Times New Roman"/>
        </w:rPr>
        <w:t>P50</w:t>
      </w:r>
      <w:r>
        <w:rPr>
          <w:rFonts w:hAnsi="Times New Roman"/>
        </w:rPr>
        <w:t>、</w:t>
      </w:r>
      <w:r>
        <w:rPr>
          <w:rFonts w:hAnsi="Times New Roman"/>
        </w:rPr>
        <w:t>P90</w:t>
      </w:r>
      <w:r>
        <w:rPr>
          <w:rFonts w:hAnsi="Times New Roman"/>
        </w:rPr>
        <w:t>和最大耗时。</w:t>
      </w:r>
    </w:p>
    <w:p w14:paraId="776A477F" w14:textId="77777777" w:rsidR="00A439FD" w:rsidRDefault="00000000">
      <w:pPr>
        <w:rPr>
          <w:rFonts w:hint="eastAsia"/>
        </w:rPr>
      </w:pPr>
      <w:r>
        <w:rPr>
          <w:rFonts w:hAnsi="Times New Roman"/>
        </w:rPr>
        <w:t>自动气动分拣的结果截止由可用时间约束，，可用时间为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avail</w:t>
      </w:r>
      <w:r>
        <w:rPr>
          <w:rFonts w:hAnsi="Times New Roman"/>
        </w:rPr>
        <w:t>=D</w:t>
      </w:r>
      <w:r>
        <w:rPr>
          <w:rFonts w:hAnsi="Times New Roman"/>
          <w:vertAlign w:val="subscript"/>
        </w:rPr>
        <w:t>sort</w:t>
      </w:r>
      <w:r>
        <w:rPr>
          <w:rFonts w:hAnsi="Times New Roman"/>
        </w:rPr>
        <w:t>/v-T</w:t>
      </w:r>
      <w:r>
        <w:rPr>
          <w:rFonts w:hAnsi="Times New Roman"/>
          <w:vertAlign w:val="subscript"/>
        </w:rPr>
        <w:t>comm</w:t>
      </w:r>
      <w:r>
        <w:rPr>
          <w:rFonts w:hAnsi="Times New Roman"/>
        </w:rPr>
        <w:t>-T</w:t>
      </w:r>
      <w:r>
        <w:rPr>
          <w:rFonts w:hAnsi="Times New Roman"/>
          <w:vertAlign w:val="subscript"/>
        </w:rPr>
        <w:t>act</w:t>
      </w:r>
      <w:r>
        <w:rPr>
          <w:rFonts w:hAnsi="Times New Roman"/>
        </w:rPr>
        <w:t>-T</w:t>
      </w:r>
      <w:r>
        <w:rPr>
          <w:rFonts w:hAnsi="Times New Roman"/>
          <w:vertAlign w:val="subscript"/>
        </w:rPr>
        <w:t>margin</w:t>
      </w:r>
      <w:r>
        <w:rPr>
          <w:rFonts w:hAnsi="Times New Roman"/>
        </w:rPr>
        <w:t>，四项分别为末站至分流点距离换算的输送时间、通信时间、执行器动作时间和安全裕量；整件</w:t>
      </w:r>
      <w:r>
        <w:rPr>
          <w:rFonts w:hAnsi="Times New Roman"/>
        </w:rPr>
        <w:t>P90</w:t>
      </w:r>
      <w:r>
        <w:rPr>
          <w:rFonts w:hAnsi="Times New Roman"/>
        </w:rPr>
        <w:t>与同步时间之和应不大于该值。</w:t>
      </w:r>
    </w:p>
    <w:p w14:paraId="4345C34E" w14:textId="77777777" w:rsidR="00A439FD" w:rsidRDefault="00000000">
      <w:pPr>
        <w:rPr>
          <w:rFonts w:hint="eastAsia"/>
        </w:rPr>
      </w:pPr>
      <w:r>
        <w:rPr>
          <w:rFonts w:hAnsi="Times New Roman"/>
        </w:rPr>
        <w:t>结果缓存下限</w:t>
      </w:r>
      <w:r>
        <w:rPr>
          <w:rFonts w:hAnsi="Times New Roman"/>
        </w:rPr>
        <w:t>K=⌈T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/T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⌉</w:t>
      </w:r>
      <w:r>
        <w:rPr>
          <w:rFonts w:hAnsi="Times New Roman"/>
        </w:rPr>
        <w:t>，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为整件</w:t>
      </w:r>
      <w:r>
        <w:rPr>
          <w:rFonts w:hAnsi="Times New Roman"/>
        </w:rPr>
        <w:t>P90</w:t>
      </w:r>
      <w:r>
        <w:rPr>
          <w:rFonts w:hAnsi="Times New Roman"/>
        </w:rPr>
        <w:t>延迟，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为到达周期。软件队列按不少于</w:t>
      </w:r>
      <w:r>
        <w:rPr>
          <w:rFonts w:hAnsi="Times New Roman"/>
        </w:rPr>
        <w:t>16</w:t>
      </w:r>
      <w:r>
        <w:rPr>
          <w:rFonts w:hAnsi="Times New Roman"/>
        </w:rPr>
        <w:t>件配置，并通过短时积压与恢复试验验证。</w:t>
      </w:r>
    </w:p>
    <w:p w14:paraId="66625E07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稳态理论吞吐为</w:t>
      </w:r>
      <w:r>
        <w:rPr>
          <w:rFonts w:hAnsi="Times New Roman"/>
        </w:rPr>
        <w:t>Q=60000V/(L+G)</w:t>
      </w:r>
      <w:r>
        <w:rPr>
          <w:rFonts w:hAnsi="Times New Roman"/>
        </w:rPr>
        <w:t>件</w:t>
      </w:r>
      <w:r>
        <w:rPr>
          <w:rFonts w:hAnsi="Times New Roman"/>
        </w:rPr>
        <w:t>/h</w:t>
      </w:r>
      <w:r>
        <w:rPr>
          <w:rFonts w:hAnsi="Times New Roman"/>
        </w:rPr>
        <w:t>，其中</w:t>
      </w:r>
      <w:r>
        <w:rPr>
          <w:rFonts w:hAnsi="Times New Roman"/>
        </w:rPr>
        <w:t>V</w:t>
      </w:r>
      <w:r>
        <w:rPr>
          <w:rFonts w:hAnsi="Times New Roman"/>
        </w:rPr>
        <w:t>为</w:t>
      </w:r>
      <w:r>
        <w:rPr>
          <w:rFonts w:hAnsi="Times New Roman"/>
        </w:rPr>
        <w:t>m/min</w:t>
      </w:r>
      <w:r>
        <w:rPr>
          <w:rFonts w:hAnsi="Times New Roman"/>
        </w:rPr>
        <w:t>，</w:t>
      </w:r>
      <w:r>
        <w:rPr>
          <w:rFonts w:hAnsi="Times New Roman"/>
        </w:rPr>
        <w:t>L</w:t>
      </w:r>
      <w:r>
        <w:rPr>
          <w:rFonts w:hAnsi="Times New Roman"/>
        </w:rPr>
        <w:t>和产品间距</w:t>
      </w:r>
      <w:r>
        <w:rPr>
          <w:rFonts w:hAnsi="Times New Roman"/>
        </w:rPr>
        <w:t>G</w:t>
      </w:r>
      <w:r>
        <w:rPr>
          <w:rFonts w:hAnsi="Times New Roman"/>
        </w:rPr>
        <w:t>均按</w:t>
      </w:r>
      <w:r>
        <w:rPr>
          <w:rFonts w:hAnsi="Times New Roman"/>
        </w:rPr>
        <w:t>mm</w:t>
      </w:r>
      <w:r>
        <w:rPr>
          <w:rFonts w:hAnsi="Times New Roman"/>
        </w:rPr>
        <w:t>代入；约</w:t>
      </w:r>
      <w:r>
        <w:rPr>
          <w:rFonts w:hAnsi="Times New Roman"/>
        </w:rPr>
        <w:t>1 m/min</w:t>
      </w:r>
      <w:r>
        <w:rPr>
          <w:rFonts w:hAnsi="Times New Roman"/>
        </w:rPr>
        <w:t>时，</w:t>
      </w:r>
      <w:r>
        <w:rPr>
          <w:rFonts w:hAnsi="Times New Roman"/>
        </w:rPr>
        <w:t>Q=60000/(L+G)</w:t>
      </w:r>
      <w:r>
        <w:rPr>
          <w:rFonts w:hAnsi="Times New Roman"/>
        </w:rPr>
        <w:t>件</w:t>
      </w:r>
      <w:r>
        <w:rPr>
          <w:rFonts w:hAnsi="Times New Roman"/>
        </w:rPr>
        <w:t>/h</w:t>
      </w:r>
      <w:r>
        <w:rPr>
          <w:rFonts w:hAnsi="Times New Roman"/>
        </w:rPr>
        <w:t>。首件时间、稳态周期和含复核重跑的整批时间分别记录。</w:t>
      </w:r>
    </w:p>
    <w:p w14:paraId="66BE1273" w14:textId="77777777" w:rsidR="00A439FD" w:rsidRDefault="00000000">
      <w:pPr>
        <w:rPr>
          <w:rFonts w:hint="eastAsia"/>
        </w:rPr>
      </w:pPr>
      <w:r>
        <w:rPr>
          <w:rFonts w:hAnsi="Times New Roman"/>
        </w:rPr>
        <w:t>效率提升</w:t>
      </w:r>
      <w:r>
        <w:rPr>
          <w:rFonts w:hAnsi="Times New Roman"/>
        </w:rPr>
        <w:t>100%</w:t>
      </w:r>
      <w:r>
        <w:rPr>
          <w:rFonts w:hAnsi="Times New Roman"/>
        </w:rPr>
        <w:t>的门槛写为</w:t>
      </w:r>
      <w:r>
        <w:rPr>
          <w:rFonts w:hAnsi="Times New Roman"/>
        </w:rPr>
        <w:t>Q</w:t>
      </w:r>
      <w:r>
        <w:rPr>
          <w:rFonts w:hAnsi="Times New Roman"/>
          <w:vertAlign w:val="subscript"/>
        </w:rPr>
        <w:t>target</w:t>
      </w:r>
      <w:r>
        <w:rPr>
          <w:rFonts w:hAnsi="Times New Roman"/>
        </w:rPr>
        <w:t>≥2Q</w:t>
      </w:r>
      <w:r>
        <w:rPr>
          <w:rFonts w:hAnsi="Times New Roman"/>
          <w:vertAlign w:val="subscript"/>
        </w:rPr>
        <w:t>human</w:t>
      </w:r>
      <w:r>
        <w:rPr>
          <w:rFonts w:hAnsi="Times New Roman"/>
        </w:rPr>
        <w:t>；等量样件计时时等价于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machine</w:t>
      </w:r>
      <w:r>
        <w:rPr>
          <w:rFonts w:hAnsi="Times New Roman"/>
        </w:rPr>
        <w:t>≤T</w:t>
      </w:r>
      <w:r>
        <w:rPr>
          <w:rFonts w:hAnsi="Times New Roman"/>
          <w:vertAlign w:val="subscript"/>
        </w:rPr>
        <w:t>manual</w:t>
      </w:r>
      <w:r>
        <w:rPr>
          <w:rFonts w:hAnsi="Times New Roman"/>
        </w:rPr>
        <w:t>/2</w:t>
      </w:r>
      <w:r>
        <w:rPr>
          <w:rFonts w:hAnsi="Times New Roman"/>
        </w:rPr>
        <w:t>。机器计入采集、推理、写盘、同步、复核和重跑，人工计入取放、翻面、判定、记录和复判。</w:t>
      </w:r>
    </w:p>
    <w:p w14:paraId="24D6B2CD" w14:textId="77777777" w:rsidR="00A439FD" w:rsidRDefault="00000000">
      <w:pPr>
        <w:rPr>
          <w:rFonts w:hint="eastAsia"/>
        </w:rPr>
      </w:pPr>
      <w:r>
        <w:rPr>
          <w:rFonts w:hAnsi="Times New Roman"/>
        </w:rPr>
        <w:t>容量表保存输入来源，输出图像数、数据量、触发频率、缓存和吞吐；试运行后用日志复算。</w:t>
      </w:r>
    </w:p>
    <w:p w14:paraId="5B9620F6" w14:textId="77777777" w:rsidR="00A439FD" w:rsidRDefault="00000000">
      <w:pPr>
        <w:pStyle w:val="2"/>
        <w:rPr>
          <w:rFonts w:hint="eastAsia"/>
        </w:rPr>
      </w:pPr>
      <w:bookmarkStart w:id="36" w:name="_Toc236434579"/>
      <w:r>
        <w:t xml:space="preserve">4.9 </w:t>
      </w:r>
      <w:r>
        <w:t>标定、维护与</w:t>
      </w:r>
      <w:r>
        <w:t>DOE</w:t>
      </w:r>
      <w:r>
        <w:t>输出</w:t>
      </w:r>
      <w:bookmarkEnd w:id="36"/>
    </w:p>
    <w:p w14:paraId="297B69F1" w14:textId="77777777" w:rsidR="00A439FD" w:rsidRDefault="00000000">
      <w:pPr>
        <w:rPr>
          <w:rFonts w:hint="eastAsia"/>
        </w:rPr>
      </w:pPr>
      <w:r>
        <w:rPr>
          <w:rFonts w:hAnsi="Times New Roman"/>
        </w:rPr>
        <w:t>四个机位分别建立</w:t>
      </w:r>
      <w:r>
        <w:rPr>
          <w:rFonts w:hAnsi="Times New Roman"/>
        </w:rPr>
        <w:t>calibration_id</w:t>
      </w:r>
      <w:r>
        <w:rPr>
          <w:rFonts w:hAnsi="Times New Roman"/>
        </w:rPr>
        <w:t>，在产品成像平面计算畸变和两个方向像素当量。安装或光机位置变化后重新标定，各机位保存独立文件、原图和适用配方。</w:t>
      </w:r>
    </w:p>
    <w:p w14:paraId="7E9BFD97" w14:textId="77777777" w:rsidR="00A439FD" w:rsidRDefault="00000000">
      <w:pPr>
        <w:rPr>
          <w:rFonts w:hint="eastAsia"/>
        </w:rPr>
      </w:pPr>
      <w:r>
        <w:rPr>
          <w:rFonts w:hAnsi="Times New Roman"/>
        </w:rPr>
        <w:t>开机检查清洁、遮光、焦点、曝光、白平衡、触发和金样；碰撞、光源更换或视野偏移后重新标定并复拍</w:t>
      </w:r>
      <w:r>
        <w:rPr>
          <w:rFonts w:hAnsi="Times New Roman"/>
        </w:rPr>
        <w:t>DOE</w:t>
      </w:r>
      <w:r>
        <w:rPr>
          <w:rFonts w:hAnsi="Times New Roman"/>
        </w:rPr>
        <w:t>关键组合。</w:t>
      </w:r>
    </w:p>
    <w:p w14:paraId="415C8F27" w14:textId="77777777" w:rsidR="00A439FD" w:rsidRDefault="00000000">
      <w:pPr>
        <w:rPr>
          <w:rFonts w:hint="eastAsia"/>
        </w:rPr>
      </w:pPr>
      <w:r>
        <w:rPr>
          <w:rFonts w:hAnsi="Times New Roman"/>
        </w:rPr>
        <w:t>DOE</w:t>
      </w:r>
      <w:r>
        <w:rPr>
          <w:rFonts w:hAnsi="Times New Roman"/>
        </w:rPr>
        <w:t>表记录样件、面别、光机参数、线速、焦点、均匀性、饱和、形变和重复性。各工位按综合对比度和重复性选取配方，并以定版配方复拍裂纹、气泡和划伤样件。</w:t>
      </w:r>
    </w:p>
    <w:p w14:paraId="16ECAA68" w14:textId="77777777" w:rsidR="00A439FD" w:rsidRDefault="00000000">
      <w:pPr>
        <w:rPr>
          <w:rFonts w:hint="eastAsia"/>
        </w:rPr>
      </w:pPr>
      <w:r>
        <w:br w:type="page"/>
      </w:r>
    </w:p>
    <w:p w14:paraId="10520617" w14:textId="77777777" w:rsidR="00A439FD" w:rsidRDefault="00000000">
      <w:pPr>
        <w:pStyle w:val="1"/>
      </w:pPr>
      <w:bookmarkStart w:id="37" w:name="_Toc236434580"/>
      <w:r>
        <w:lastRenderedPageBreak/>
        <w:t>五、数据与算法设计</w:t>
      </w:r>
      <w:bookmarkEnd w:id="37"/>
    </w:p>
    <w:p w14:paraId="35C05D93" w14:textId="77777777" w:rsidR="00A439FD" w:rsidRDefault="00000000">
      <w:pPr>
        <w:pStyle w:val="2"/>
        <w:rPr>
          <w:rFonts w:hint="eastAsia"/>
        </w:rPr>
      </w:pPr>
      <w:bookmarkStart w:id="38" w:name="_Toc236434581"/>
      <w:r>
        <w:t xml:space="preserve">5.1 </w:t>
      </w:r>
      <w:r>
        <w:t>数据构成与样本有效性</w:t>
      </w:r>
      <w:bookmarkEnd w:id="38"/>
    </w:p>
    <w:p w14:paraId="2FD2933D" w14:textId="77777777" w:rsidR="00A439FD" w:rsidRDefault="00000000">
      <w:pPr>
        <w:rPr>
          <w:rFonts w:hint="eastAsia"/>
        </w:rPr>
      </w:pPr>
      <w:r>
        <w:rPr>
          <w:rFonts w:hAnsi="Times New Roman"/>
        </w:rPr>
        <w:t>数据按物理产品组织。图像关联</w:t>
      </w:r>
      <w:r>
        <w:rPr>
          <w:rFonts w:hAnsi="Times New Roman"/>
        </w:rPr>
        <w:t>piece_id</w:t>
      </w:r>
      <w:r>
        <w:rPr>
          <w:rFonts w:hAnsi="Times New Roman"/>
        </w:rPr>
        <w:t>、</w:t>
      </w:r>
      <w:r>
        <w:rPr>
          <w:rFonts w:hAnsi="Times New Roman"/>
        </w:rPr>
        <w:t>batch_id</w:t>
      </w:r>
      <w:r>
        <w:rPr>
          <w:rFonts w:hAnsi="Times New Roman"/>
        </w:rPr>
        <w:t>、</w:t>
      </w:r>
      <w:r>
        <w:rPr>
          <w:rFonts w:hAnsi="Times New Roman"/>
        </w:rPr>
        <w:t>surface</w:t>
      </w:r>
      <w:r>
        <w:rPr>
          <w:rFonts w:hAnsi="Times New Roman"/>
        </w:rPr>
        <w:t>、</w:t>
      </w:r>
      <w:r>
        <w:rPr>
          <w:rFonts w:hAnsi="Times New Roman"/>
        </w:rPr>
        <w:t>segment_index</w:t>
      </w:r>
      <w:r>
        <w:rPr>
          <w:rFonts w:hAnsi="Times New Roman"/>
        </w:rPr>
        <w:t>、</w:t>
      </w:r>
      <w:r>
        <w:rPr>
          <w:rFonts w:hAnsi="Times New Roman"/>
        </w:rPr>
        <w:t>station_id</w:t>
      </w:r>
      <w:r>
        <w:rPr>
          <w:rFonts w:hAnsi="Times New Roman"/>
        </w:rPr>
        <w:t>、</w:t>
      </w:r>
      <w:r>
        <w:rPr>
          <w:rFonts w:hAnsi="Times New Roman"/>
        </w:rPr>
        <w:t>trigger_id</w:t>
      </w:r>
      <w:r>
        <w:rPr>
          <w:rFonts w:hAnsi="Times New Roman"/>
        </w:rPr>
        <w:t>、</w:t>
      </w:r>
      <w:r>
        <w:rPr>
          <w:rFonts w:hAnsi="Times New Roman"/>
        </w:rPr>
        <w:t>capture_recipe_id</w:t>
      </w:r>
      <w:r>
        <w:rPr>
          <w:rFonts w:hAnsi="Times New Roman"/>
        </w:rPr>
        <w:t>、时间和哈希，</w:t>
      </w:r>
      <w:r>
        <w:rPr>
          <w:rFonts w:hAnsi="Times New Roman"/>
        </w:rPr>
        <w:t>manifest</w:t>
      </w:r>
      <w:r>
        <w:rPr>
          <w:rFonts w:hAnsi="Times New Roman"/>
        </w:rPr>
        <w:t>作为正式索引。</w:t>
      </w:r>
    </w:p>
    <w:p w14:paraId="3C6765E6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有效样本要求身份、图像和标签完整。身份缺失、重复、损坏、严重失焦、过曝、触发错位或定义版本不一致的图像进入</w:t>
      </w:r>
      <w:r>
        <w:rPr>
          <w:rFonts w:hAnsi="Times New Roman"/>
        </w:rPr>
        <w:t>invalid_samples</w:t>
      </w:r>
      <w:r>
        <w:rPr>
          <w:rFonts w:hAnsi="Times New Roman"/>
        </w:rPr>
        <w:t>并记录原因，不计训练和验收分母；原图只读，派生图另存。</w:t>
      </w:r>
    </w:p>
    <w:p w14:paraId="65BD011E" w14:textId="77777777" w:rsidR="00A439FD" w:rsidRDefault="00000000">
      <w:pPr>
        <w:rPr>
          <w:rFonts w:hint="eastAsia"/>
        </w:rPr>
      </w:pPr>
      <w:r>
        <w:rPr>
          <w:rFonts w:hAnsi="Times New Roman"/>
        </w:rPr>
        <w:t>数据覆盖良品、七类缺陷、困难负样本和异常样本，并按批次、四面、</w:t>
      </w:r>
      <w:r>
        <w:rPr>
          <w:rFonts w:hAnsi="Times New Roman"/>
        </w:rPr>
        <w:t>R</w:t>
      </w:r>
      <w:r>
        <w:rPr>
          <w:rFonts w:hAnsi="Times New Roman"/>
        </w:rPr>
        <w:t>角及纹理分层。首轮验收重点组织裂纹、气泡和划伤样本，其他类别纳入训练和后续扩展测试。</w:t>
      </w:r>
    </w:p>
    <w:p w14:paraId="1EE0D090" w14:textId="77777777" w:rsidR="00A439FD" w:rsidRDefault="00000000">
      <w:pPr>
        <w:rPr>
          <w:rFonts w:hint="eastAsia"/>
        </w:rPr>
      </w:pPr>
      <w:r>
        <w:rPr>
          <w:rFonts w:hAnsi="Times New Roman"/>
        </w:rPr>
        <w:t>统计同时报告产品、图片、实例和批次数；同一</w:t>
      </w:r>
      <w:r>
        <w:rPr>
          <w:rFonts w:hAnsi="Times New Roman"/>
        </w:rPr>
        <w:t>piece_id</w:t>
      </w:r>
      <w:r>
        <w:rPr>
          <w:rFonts w:hAnsi="Times New Roman"/>
        </w:rPr>
        <w:t>的分段、四面及增强版本在产品级只计一件。</w:t>
      </w:r>
    </w:p>
    <w:p w14:paraId="31ADF709" w14:textId="77777777" w:rsidR="00A439FD" w:rsidRDefault="00000000">
      <w:pPr>
        <w:pStyle w:val="11"/>
        <w:keepNext/>
      </w:pPr>
      <w:r>
        <w:t>表</w:t>
      </w:r>
      <w:r>
        <w:t xml:space="preserve">6  </w:t>
      </w:r>
      <w:r>
        <w:t>数据集构成、划分与版本规则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948"/>
        <w:gridCol w:w="2665"/>
        <w:gridCol w:w="2041"/>
      </w:tblGrid>
      <w:tr w:rsidR="00A439FD" w14:paraId="4630E2C8" w14:textId="77777777">
        <w:trPr>
          <w:cantSplit/>
          <w:tblHeader/>
          <w:jc w:val="center"/>
        </w:trPr>
        <w:tc>
          <w:tcPr>
            <w:tcW w:w="130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ADC1F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环节</w:t>
            </w:r>
          </w:p>
        </w:tc>
        <w:tc>
          <w:tcPr>
            <w:tcW w:w="294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B98E2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执行规则</w:t>
            </w:r>
          </w:p>
        </w:tc>
        <w:tc>
          <w:tcPr>
            <w:tcW w:w="266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4E74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防错措施</w:t>
            </w:r>
          </w:p>
        </w:tc>
        <w:tc>
          <w:tcPr>
            <w:tcW w:w="204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8513A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8"/>
              </w:rPr>
              <w:t>输出</w:t>
            </w:r>
          </w:p>
        </w:tc>
      </w:tr>
      <w:tr w:rsidR="00A439FD" w14:paraId="3778E019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8DBC9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采集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492A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原图保留，关联</w:t>
            </w:r>
            <w:r>
              <w:rPr>
                <w:rFonts w:hAnsi="Times New Roman"/>
                <w:sz w:val="18"/>
              </w:rPr>
              <w:t>piece/batch/surface/segment/station/trigger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AC1F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哈希、时间、配方和有效性必填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034D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raw manifest</w:t>
            </w:r>
          </w:p>
        </w:tc>
      </w:tr>
      <w:tr w:rsidR="00A439FD" w14:paraId="34D318AC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9E272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标注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0EE3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七类定义、实例边界、复核属性统一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F22F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双人互审，争议由质量仲裁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D7B6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annotation manifest</w:t>
            </w:r>
          </w:p>
        </w:tc>
      </w:tr>
      <w:tr w:rsidR="00A439FD" w14:paraId="0D6D1888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64FA2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划分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9C8D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按物理样件和批次</w:t>
            </w:r>
            <w:r>
              <w:rPr>
                <w:rFonts w:hAnsi="Times New Roman"/>
                <w:sz w:val="18"/>
              </w:rPr>
              <w:t>7:2:1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A31B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同一</w:t>
            </w:r>
            <w:r>
              <w:rPr>
                <w:rFonts w:hAnsi="Times New Roman"/>
                <w:sz w:val="18"/>
              </w:rPr>
              <w:t>piece_id</w:t>
            </w:r>
            <w:r>
              <w:rPr>
                <w:rFonts w:hAnsi="Times New Roman"/>
                <w:sz w:val="18"/>
              </w:rPr>
              <w:t>不得跨集合；近邻段随样件归组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275C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split manifest</w:t>
            </w:r>
          </w:p>
        </w:tc>
      </w:tr>
      <w:tr w:rsidR="00A439FD" w14:paraId="01D5D637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2C697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版本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956A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数据、定义、标注和划分分别编号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D858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发布后只追加新版本，不覆盖历史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77AF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dataset release</w:t>
            </w:r>
          </w:p>
        </w:tc>
      </w:tr>
      <w:tr w:rsidR="00A439FD" w14:paraId="2EF1A64D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7A61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备份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B9D5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工作副本与受控归档分离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0136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校验哈希、恢复抽检和权限记录</w:t>
            </w: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503D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8"/>
              </w:rPr>
              <w:t>备份</w:t>
            </w:r>
            <w:r>
              <w:rPr>
                <w:rFonts w:hAnsi="Times New Roman"/>
                <w:sz w:val="18"/>
              </w:rPr>
              <w:t>/</w:t>
            </w:r>
            <w:r>
              <w:rPr>
                <w:rFonts w:hAnsi="Times New Roman"/>
                <w:sz w:val="18"/>
              </w:rPr>
              <w:t>恢复记录</w:t>
            </w:r>
          </w:p>
        </w:tc>
      </w:tr>
    </w:tbl>
    <w:p w14:paraId="0785A53A" w14:textId="77777777" w:rsidR="00A439FD" w:rsidRDefault="00A439FD">
      <w:pPr>
        <w:ind w:firstLine="0"/>
        <w:rPr>
          <w:rFonts w:hint="eastAsia"/>
        </w:rPr>
      </w:pPr>
    </w:p>
    <w:p w14:paraId="2D205FF6" w14:textId="77777777" w:rsidR="00A439FD" w:rsidRDefault="00000000">
      <w:pPr>
        <w:pStyle w:val="2"/>
        <w:rPr>
          <w:rFonts w:hint="eastAsia"/>
        </w:rPr>
      </w:pPr>
      <w:bookmarkStart w:id="39" w:name="_Toc236434582"/>
      <w:r>
        <w:lastRenderedPageBreak/>
        <w:t xml:space="preserve">5.2 </w:t>
      </w:r>
      <w:r>
        <w:t>标注、互审与数据划分</w:t>
      </w:r>
      <w:bookmarkEnd w:id="39"/>
    </w:p>
    <w:p w14:paraId="4E0E3B8E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主检按可见实例标注边界，记录</w:t>
      </w:r>
      <w:r>
        <w:rPr>
          <w:rFonts w:hAnsi="Times New Roman"/>
        </w:rPr>
        <w:t>class_slug</w:t>
      </w:r>
      <w:r>
        <w:rPr>
          <w:rFonts w:hAnsi="Times New Roman"/>
        </w:rPr>
        <w:t>、面别、遮挡、不确定性和判据来源；尺寸与数量由规则层计算，多缺陷分别建实例。</w:t>
      </w:r>
    </w:p>
    <w:p w14:paraId="130F929A" w14:textId="77777777" w:rsidR="00A439FD" w:rsidRDefault="00000000">
      <w:pPr>
        <w:rPr>
          <w:rFonts w:hint="eastAsia"/>
        </w:rPr>
      </w:pPr>
      <w:r>
        <w:rPr>
          <w:rFonts w:hAnsi="Times New Roman"/>
        </w:rPr>
        <w:t>标注执行初标、独立互审和仲裁，盲测样本及高风险类别全部互审。分歧保留原记录，由质量或工艺代表裁定并提升</w:t>
      </w:r>
      <w:r>
        <w:rPr>
          <w:rFonts w:hAnsi="Times New Roman"/>
        </w:rPr>
        <w:t>annotation_version</w:t>
      </w:r>
      <w:r>
        <w:rPr>
          <w:rFonts w:hAnsi="Times New Roman"/>
        </w:rPr>
        <w:t>。</w:t>
      </w:r>
    </w:p>
    <w:p w14:paraId="5777D385" w14:textId="77777777" w:rsidR="00A439FD" w:rsidRDefault="00000000">
      <w:pPr>
        <w:rPr>
          <w:rFonts w:hint="eastAsia"/>
        </w:rPr>
      </w:pPr>
      <w:r>
        <w:rPr>
          <w:rFonts w:hAnsi="Times New Roman"/>
        </w:rPr>
        <w:t>开放词汇检测、通用分割和多模态工具仅用于预标注与难例分析，输出经人工确认后入库，现场运行包不依赖外部模型服务。</w:t>
      </w:r>
    </w:p>
    <w:p w14:paraId="2AFA6A49" w14:textId="77777777" w:rsidR="00A439FD" w:rsidRDefault="00000000">
      <w:pPr>
        <w:rPr>
          <w:rFonts w:hint="eastAsia"/>
        </w:rPr>
      </w:pPr>
      <w:r>
        <w:rPr>
          <w:rFonts w:hAnsi="Times New Roman"/>
        </w:rPr>
        <w:t>训练、验证和测试按</w:t>
      </w:r>
      <w:r>
        <w:rPr>
          <w:rFonts w:hAnsi="Times New Roman"/>
        </w:rPr>
        <w:t>piece_id</w:t>
      </w:r>
      <w:r>
        <w:rPr>
          <w:rFonts w:hAnsi="Times New Roman"/>
        </w:rPr>
        <w:t>分组，必要时按</w:t>
      </w:r>
      <w:r>
        <w:rPr>
          <w:rFonts w:hAnsi="Times New Roman"/>
        </w:rPr>
        <w:t>batch_id</w:t>
      </w:r>
      <w:r>
        <w:rPr>
          <w:rFonts w:hAnsi="Times New Roman"/>
        </w:rPr>
        <w:t>隔离；</w:t>
      </w:r>
      <w:r>
        <w:rPr>
          <w:rFonts w:hAnsi="Times New Roman"/>
        </w:rPr>
        <w:t>7:2:1</w:t>
      </w:r>
      <w:r>
        <w:rPr>
          <w:rFonts w:hAnsi="Times New Roman"/>
        </w:rPr>
        <w:t>以分组后件数为准。同件四面、多段、增强和复拍留在同一集合，</w:t>
      </w:r>
      <w:r>
        <w:rPr>
          <w:rFonts w:hAnsi="Times New Roman"/>
        </w:rPr>
        <w:t>split</w:t>
      </w:r>
      <w:r>
        <w:rPr>
          <w:rFonts w:hAnsi="Times New Roman"/>
        </w:rPr>
        <w:t>保存规则、随机种子和哈希。</w:t>
      </w:r>
    </w:p>
    <w:p w14:paraId="63CC4B9B" w14:textId="77777777" w:rsidR="00A439FD" w:rsidRDefault="00000000">
      <w:pPr>
        <w:rPr>
          <w:rFonts w:hint="eastAsia"/>
        </w:rPr>
      </w:pPr>
      <w:r>
        <w:t>50</w:t>
      </w:r>
      <w:r>
        <w:t>件盲测采用不少于</w:t>
      </w:r>
      <w:r>
        <w:t>50</w:t>
      </w:r>
      <w:r>
        <w:t>个有效且互不重复的</w:t>
      </w:r>
      <w:r>
        <w:t>piece_id</w:t>
      </w:r>
      <w:r>
        <w:t>，样本中包含良品、至少三类缺陷正例、困难负样本和多缺陷样本。质量方在模型和阈值定版前完成构成确认、编号与封存，并保证每个验收类别均可独立统计；算法和软件人员在冻结前不得接触盲测真值。</w:t>
      </w:r>
    </w:p>
    <w:p w14:paraId="2F7D7863" w14:textId="77777777" w:rsidR="00A439FD" w:rsidRDefault="00000000">
      <w:pPr>
        <w:pStyle w:val="2"/>
        <w:rPr>
          <w:rFonts w:hint="eastAsia"/>
        </w:rPr>
      </w:pPr>
      <w:bookmarkStart w:id="40" w:name="_Toc236434583"/>
      <w:r>
        <w:t xml:space="preserve">5.3 </w:t>
      </w:r>
      <w:r>
        <w:t>主模型与辅助模型角色</w:t>
      </w:r>
      <w:bookmarkEnd w:id="40"/>
    </w:p>
    <w:p w14:paraId="7B804A33" w14:textId="77777777" w:rsidR="00A439FD" w:rsidRDefault="00000000">
      <w:pPr>
        <w:rPr>
          <w:rFonts w:hint="eastAsia"/>
        </w:rPr>
      </w:pPr>
      <w:r>
        <w:rPr>
          <w:rFonts w:hAnsi="Times New Roman"/>
        </w:rPr>
        <w:t>已知缺陷采用</w:t>
      </w:r>
      <w:r>
        <w:rPr>
          <w:rFonts w:hAnsi="Times New Roman"/>
        </w:rPr>
        <w:t>YOLO11-seg</w:t>
      </w:r>
      <w:r>
        <w:rPr>
          <w:rFonts w:hAnsi="Times New Roman"/>
        </w:rPr>
        <w:t>实例分割主检，输出类别、置信度、</w:t>
      </w:r>
      <w:r>
        <w:rPr>
          <w:rFonts w:hAnsi="Times New Roman"/>
        </w:rPr>
        <w:t>bbox</w:t>
      </w:r>
      <w:r>
        <w:rPr>
          <w:rFonts w:hAnsi="Times New Roman"/>
        </w:rPr>
        <w:t>和</w:t>
      </w:r>
      <w:r>
        <w:rPr>
          <w:rFonts w:hAnsi="Times New Roman"/>
        </w:rPr>
        <w:t>mask</w:t>
      </w:r>
      <w:r>
        <w:rPr>
          <w:rFonts w:hAnsi="Times New Roman"/>
        </w:rPr>
        <w:t>；裂纹等细长缺陷使用切片推理，边界难以稳定互审的类别同时保留</w:t>
      </w:r>
      <w:r>
        <w:rPr>
          <w:rFonts w:hAnsi="Times New Roman"/>
        </w:rPr>
        <w:t>bbox</w:t>
      </w:r>
      <w:r>
        <w:rPr>
          <w:rFonts w:hAnsi="Times New Roman"/>
        </w:rPr>
        <w:t>作为统计依据。</w:t>
      </w:r>
    </w:p>
    <w:p w14:paraId="03AB7760" w14:textId="77777777" w:rsidR="00A439FD" w:rsidRDefault="00000000">
      <w:pPr>
        <w:rPr>
          <w:rFonts w:hint="eastAsia"/>
        </w:rPr>
      </w:pPr>
      <w:r>
        <w:rPr>
          <w:rFonts w:hAnsi="Times New Roman"/>
        </w:rPr>
        <w:t>YOLO11-seg</w:t>
      </w:r>
      <w:r>
        <w:rPr>
          <w:rFonts w:hAnsi="Times New Roman"/>
        </w:rPr>
        <w:t>发布记录绑定权重哈希、输入尺寸、类别字典、置信度阈值、预处理流程和</w:t>
      </w:r>
      <w:r>
        <w:rPr>
          <w:rFonts w:hAnsi="Times New Roman"/>
        </w:rPr>
        <w:t>Schema</w:t>
      </w:r>
      <w:r>
        <w:rPr>
          <w:rFonts w:hAnsi="Times New Roman"/>
        </w:rPr>
        <w:t>版本。训练完成后使用固定金样和</w:t>
      </w:r>
      <w:r>
        <w:rPr>
          <w:rFonts w:hAnsi="Times New Roman"/>
        </w:rPr>
        <w:t>50</w:t>
      </w:r>
      <w:r>
        <w:rPr>
          <w:rFonts w:hAnsi="Times New Roman"/>
        </w:rPr>
        <w:t>件盲测验证模型精度、</w:t>
      </w:r>
      <w:r>
        <w:rPr>
          <w:rFonts w:hAnsi="Times New Roman"/>
        </w:rPr>
        <w:t>CPU</w:t>
      </w:r>
      <w:r>
        <w:rPr>
          <w:rFonts w:hAnsi="Times New Roman"/>
        </w:rPr>
        <w:t>时延及接口一致性。</w:t>
      </w:r>
    </w:p>
    <w:p w14:paraId="640F4044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EfficientAD</w:t>
      </w:r>
      <w:r>
        <w:rPr>
          <w:rFonts w:hAnsi="Times New Roman"/>
        </w:rPr>
        <w:t>承担未知异常提示。该分支读取正常工况图像并输出异常分数和热图，超过设定阈值时把图像或产品送入</w:t>
      </w:r>
      <w:r>
        <w:rPr>
          <w:rFonts w:hAnsi="Times New Roman"/>
        </w:rPr>
        <w:t>REVIEW</w:t>
      </w:r>
      <w:r>
        <w:rPr>
          <w:rFonts w:hAnsi="Times New Roman"/>
        </w:rPr>
        <w:t>；输出不自行赋予七类缺陷名称，</w:t>
      </w:r>
      <w:r>
        <w:rPr>
          <w:rFonts w:hAnsi="Times New Roman"/>
        </w:rPr>
        <w:t>NG</w:t>
      </w:r>
      <w:r>
        <w:rPr>
          <w:rFonts w:hAnsi="Times New Roman"/>
        </w:rPr>
        <w:t>由已知缺陷规则产生。异常分支单独报告已知漏检补充数、良品误报和新增复核量，并可通过配置启停。</w:t>
      </w:r>
    </w:p>
    <w:p w14:paraId="382158DB" w14:textId="77777777" w:rsidR="00A439FD" w:rsidRDefault="00000000">
      <w:pPr>
        <w:rPr>
          <w:rFonts w:hint="eastAsia"/>
        </w:rPr>
      </w:pPr>
      <w:r>
        <w:rPr>
          <w:rFonts w:hAnsi="Times New Roman"/>
        </w:rPr>
        <w:t>近线工具与运行主链分开，候选区域、精修掩膜和难例说明均经人工复核，不写入机器放行结果。</w:t>
      </w:r>
    </w:p>
    <w:p w14:paraId="725A8F77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DD80784" wp14:editId="13A54B71">
            <wp:extent cx="5579745" cy="2358390"/>
            <wp:effectExtent l="0" t="0" r="825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B421" w14:textId="77777777" w:rsidR="00A439FD" w:rsidRDefault="00000000">
      <w:pPr>
        <w:pStyle w:val="11"/>
      </w:pPr>
      <w:r>
        <w:t>图</w:t>
      </w:r>
      <w:r>
        <w:t xml:space="preserve">21  </w:t>
      </w:r>
      <w:r>
        <w:t>模型输出、规则判断与产品结论</w:t>
      </w:r>
    </w:p>
    <w:p w14:paraId="5B911F0B" w14:textId="77777777" w:rsidR="00A439FD" w:rsidRDefault="00000000">
      <w:pPr>
        <w:pStyle w:val="11"/>
        <w:keepNext/>
      </w:pPr>
      <w:r>
        <w:t>表</w:t>
      </w:r>
      <w:r>
        <w:t xml:space="preserve">7  </w:t>
      </w:r>
      <w:r>
        <w:t>算法模块与系统职责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665"/>
        <w:gridCol w:w="2324"/>
      </w:tblGrid>
      <w:tr w:rsidR="00A439FD" w14:paraId="3E82613A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0C6A7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方法</w:t>
            </w:r>
          </w:p>
        </w:tc>
        <w:tc>
          <w:tcPr>
            <w:tcW w:w="226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1F6D2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输出</w:t>
            </w:r>
          </w:p>
        </w:tc>
        <w:tc>
          <w:tcPr>
            <w:tcW w:w="266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69D53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本期职责</w:t>
            </w:r>
          </w:p>
        </w:tc>
        <w:tc>
          <w:tcPr>
            <w:tcW w:w="232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E341F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应用约束</w:t>
            </w:r>
          </w:p>
        </w:tc>
      </w:tr>
      <w:tr w:rsidR="00A439FD" w14:paraId="6088436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8D15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YOLO11-seg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4370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缺陷类别、置信度、</w:t>
            </w:r>
            <w:r>
              <w:rPr>
                <w:rFonts w:hAnsi="Times New Roman"/>
                <w:sz w:val="17"/>
              </w:rPr>
              <w:t>bbox</w:t>
            </w:r>
            <w:r>
              <w:rPr>
                <w:rFonts w:hAnsi="Times New Roman"/>
                <w:sz w:val="17"/>
              </w:rPr>
              <w:t>和</w:t>
            </w:r>
            <w:r>
              <w:rPr>
                <w:rFonts w:hAnsi="Times New Roman"/>
                <w:sz w:val="17"/>
              </w:rPr>
              <w:t>mask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FA60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七类已知缺陷主检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1A4B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发布包固定输入尺寸、权重、阈值和类别字典</w:t>
            </w:r>
          </w:p>
        </w:tc>
      </w:tr>
      <w:tr w:rsidR="00A439FD" w14:paraId="563D743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F204F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规则判定层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758A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尺寸、数量、位置及产品级</w:t>
            </w:r>
            <w:r>
              <w:rPr>
                <w:rFonts w:hAnsi="Times New Roman"/>
                <w:sz w:val="17"/>
              </w:rPr>
              <w:t>OK/NG/REVIEW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001D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将模型实例与</w:t>
            </w:r>
            <w:r>
              <w:rPr>
                <w:rFonts w:hAnsi="Times New Roman"/>
                <w:sz w:val="17"/>
              </w:rPr>
              <w:t>PTS</w:t>
            </w:r>
            <w:r>
              <w:rPr>
                <w:rFonts w:hAnsi="Times New Roman"/>
                <w:sz w:val="17"/>
              </w:rPr>
              <w:t>判据组合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3576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非视觉属性统一转人工复核</w:t>
            </w:r>
          </w:p>
        </w:tc>
      </w:tr>
      <w:tr w:rsidR="00A439FD" w14:paraId="1993CD6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F7137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EfficientAD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716A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异常分数和热图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D166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并联补漏和未知异常提示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1526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只触发</w:t>
            </w:r>
            <w:r>
              <w:rPr>
                <w:rFonts w:hAnsi="Times New Roman"/>
                <w:sz w:val="17"/>
              </w:rPr>
              <w:t>REVIEW</w:t>
            </w:r>
            <w:r>
              <w:rPr>
                <w:rFonts w:hAnsi="Times New Roman"/>
                <w:sz w:val="17"/>
              </w:rPr>
              <w:t>，不直接输出缺陷类别</w:t>
            </w:r>
          </w:p>
        </w:tc>
      </w:tr>
      <w:tr w:rsidR="00A439FD" w14:paraId="65C674B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ADB6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Grounding DINO/SAM2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FDE1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候选框和精修掩膜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8639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样本预标注与难例精修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0562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不进入在线放行链</w:t>
            </w:r>
          </w:p>
        </w:tc>
      </w:tr>
      <w:tr w:rsidR="00A439FD" w14:paraId="70A97A2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8095E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VLM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C04C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语义说明和相似案例提示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152B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辅助复核与难例分析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FF8D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不改写机器原始判定</w:t>
            </w:r>
          </w:p>
        </w:tc>
      </w:tr>
    </w:tbl>
    <w:p w14:paraId="30C069FC" w14:textId="77777777" w:rsidR="00A439FD" w:rsidRDefault="00A439FD">
      <w:pPr>
        <w:ind w:firstLine="0"/>
        <w:rPr>
          <w:rFonts w:hint="eastAsia"/>
        </w:rPr>
      </w:pPr>
    </w:p>
    <w:p w14:paraId="60AEC262" w14:textId="77777777" w:rsidR="00A439FD" w:rsidRDefault="00000000">
      <w:pPr>
        <w:pStyle w:val="2"/>
        <w:rPr>
          <w:rFonts w:hint="eastAsia"/>
        </w:rPr>
      </w:pPr>
      <w:bookmarkStart w:id="41" w:name="_Toc236434584"/>
      <w:r>
        <w:lastRenderedPageBreak/>
        <w:t xml:space="preserve">5.4 </w:t>
      </w:r>
      <w:r>
        <w:t>训练、评价、发布与回滚</w:t>
      </w:r>
      <w:bookmarkEnd w:id="41"/>
    </w:p>
    <w:p w14:paraId="2B6421A3" w14:textId="77777777" w:rsidR="00A439FD" w:rsidRDefault="00000000">
      <w:pPr>
        <w:rPr>
          <w:rFonts w:hint="eastAsia"/>
        </w:rPr>
      </w:pPr>
      <w:r>
        <w:rPr>
          <w:rFonts w:hAnsi="Times New Roman"/>
        </w:rPr>
        <w:t>训练从受控</w:t>
      </w:r>
      <w:r>
        <w:rPr>
          <w:rFonts w:hAnsi="Times New Roman"/>
        </w:rPr>
        <w:t>manifest</w:t>
      </w:r>
      <w:r>
        <w:rPr>
          <w:rFonts w:hAnsi="Times New Roman"/>
        </w:rPr>
        <w:t>、</w:t>
      </w:r>
      <w:r>
        <w:rPr>
          <w:rFonts w:hAnsi="Times New Roman"/>
        </w:rPr>
        <w:t>definition_version</w:t>
      </w:r>
      <w:r>
        <w:rPr>
          <w:rFonts w:hAnsi="Times New Roman"/>
        </w:rPr>
        <w:t>和</w:t>
      </w:r>
      <w:r>
        <w:rPr>
          <w:rFonts w:hAnsi="Times New Roman"/>
        </w:rPr>
        <w:t>split</w:t>
      </w:r>
      <w:r>
        <w:rPr>
          <w:rFonts w:hAnsi="Times New Roman"/>
        </w:rPr>
        <w:t>开始，核对哈希、类别与统计，记录权重、随机种子、输入尺寸、超参数、增强和环境；日志及评估关联</w:t>
      </w:r>
      <w:r>
        <w:rPr>
          <w:rFonts w:hAnsi="Times New Roman"/>
        </w:rPr>
        <w:t>dataset_version</w:t>
      </w:r>
      <w:r>
        <w:rPr>
          <w:rFonts w:hAnsi="Times New Roman"/>
        </w:rPr>
        <w:t>。</w:t>
      </w:r>
    </w:p>
    <w:p w14:paraId="3B6B439B" w14:textId="77777777" w:rsidR="00A439FD" w:rsidRDefault="00000000">
      <w:pPr>
        <w:rPr>
          <w:rFonts w:hint="eastAsia"/>
        </w:rPr>
      </w:pPr>
      <w:r>
        <w:rPr>
          <w:rFonts w:hAnsi="Times New Roman"/>
        </w:rPr>
        <w:t>类别不平衡采用真实难例、受控采样和损失权重处理；增强只作用训练集，合成缺陷单独标识。策略变化比较逐类</w:t>
      </w:r>
      <w:r>
        <w:rPr>
          <w:rFonts w:hAnsi="Times New Roman"/>
        </w:rPr>
        <w:t>TP</w:t>
      </w:r>
      <w:r>
        <w:rPr>
          <w:rFonts w:hAnsi="Times New Roman"/>
        </w:rPr>
        <w:t>、</w:t>
      </w:r>
      <w:r>
        <w:rPr>
          <w:rFonts w:hAnsi="Times New Roman"/>
        </w:rPr>
        <w:t>FP</w:t>
      </w:r>
      <w:r>
        <w:rPr>
          <w:rFonts w:hAnsi="Times New Roman"/>
        </w:rPr>
        <w:t>、</w:t>
      </w:r>
      <w:r>
        <w:rPr>
          <w:rFonts w:hAnsi="Times New Roman"/>
        </w:rPr>
        <w:t>FN</w:t>
      </w:r>
      <w:r>
        <w:rPr>
          <w:rFonts w:hAnsi="Times New Roman"/>
        </w:rPr>
        <w:t>、</w:t>
      </w:r>
      <w:r>
        <w:rPr>
          <w:rFonts w:hAnsi="Times New Roman"/>
        </w:rPr>
        <w:t>Recall</w:t>
      </w:r>
      <w:r>
        <w:rPr>
          <w:rFonts w:hAnsi="Times New Roman"/>
        </w:rPr>
        <w:t>和</w:t>
      </w:r>
      <w:r>
        <w:rPr>
          <w:rFonts w:hAnsi="Times New Roman"/>
        </w:rPr>
        <w:t>Precision</w:t>
      </w:r>
      <w:r>
        <w:rPr>
          <w:rFonts w:hAnsi="Times New Roman"/>
        </w:rPr>
        <w:t>。</w:t>
      </w:r>
    </w:p>
    <w:p w14:paraId="1D0D5F89" w14:textId="77777777" w:rsidR="00A439FD" w:rsidRDefault="00000000">
      <w:pPr>
        <w:rPr>
          <w:rFonts w:hint="eastAsia"/>
        </w:rPr>
      </w:pPr>
      <w:r>
        <w:rPr>
          <w:rFonts w:hAnsi="Times New Roman"/>
        </w:rPr>
        <w:t>阈值依据验证集</w:t>
      </w:r>
      <w:r>
        <w:rPr>
          <w:rFonts w:hAnsi="Times New Roman"/>
        </w:rPr>
        <w:t>Precision—Recall</w:t>
      </w:r>
      <w:r>
        <w:rPr>
          <w:rFonts w:hAnsi="Times New Roman"/>
        </w:rPr>
        <w:t>和复核量确定，写入</w:t>
      </w:r>
      <w:r>
        <w:rPr>
          <w:rFonts w:hAnsi="Times New Roman"/>
        </w:rPr>
        <w:t>model_config</w:t>
      </w:r>
      <w:r>
        <w:rPr>
          <w:rFonts w:hAnsi="Times New Roman"/>
        </w:rPr>
        <w:t>；变更产生新版本，历史结果仍按原版本解释。</w:t>
      </w:r>
    </w:p>
    <w:p w14:paraId="2516D686" w14:textId="77777777" w:rsidR="00A439FD" w:rsidRDefault="00000000">
      <w:pPr>
        <w:rPr>
          <w:rFonts w:hint="eastAsia"/>
        </w:rPr>
      </w:pPr>
      <w:r>
        <w:rPr>
          <w:rFonts w:hAnsi="Times New Roman"/>
        </w:rPr>
        <w:t>发布包包含权重、配置、类别字典、版本、代码、</w:t>
      </w:r>
      <w:r>
        <w:rPr>
          <w:rFonts w:hAnsi="Times New Roman"/>
        </w:rPr>
        <w:t>Schema</w:t>
      </w:r>
      <w:r>
        <w:rPr>
          <w:rFonts w:hAnsi="Times New Roman"/>
        </w:rPr>
        <w:t>和评估记录，清单记录哈希、输入、阈值、环境、限制和许可；发布前运行固定金样。</w:t>
      </w:r>
    </w:p>
    <w:p w14:paraId="78309EA7" w14:textId="77777777" w:rsidR="00A439FD" w:rsidRDefault="00000000">
      <w:pPr>
        <w:rPr>
          <w:rFonts w:hint="eastAsia"/>
        </w:rPr>
      </w:pPr>
      <w:r>
        <w:rPr>
          <w:rFonts w:hAnsi="Times New Roman"/>
        </w:rPr>
        <w:t>回滚保留当前与上一稳定版本，切换后运行金样并记录原因；历史结果保留原</w:t>
      </w:r>
      <w:r>
        <w:rPr>
          <w:rFonts w:hAnsi="Times New Roman"/>
        </w:rPr>
        <w:t>model_version</w:t>
      </w:r>
      <w:r>
        <w:rPr>
          <w:rFonts w:hAnsi="Times New Roman"/>
        </w:rPr>
        <w:t>。</w:t>
      </w:r>
    </w:p>
    <w:p w14:paraId="7C4373E9" w14:textId="77777777" w:rsidR="00A439FD" w:rsidRDefault="00000000">
      <w:pPr>
        <w:pStyle w:val="2"/>
        <w:rPr>
          <w:rFonts w:hint="eastAsia"/>
        </w:rPr>
      </w:pPr>
      <w:bookmarkStart w:id="42" w:name="_Toc236434585"/>
      <w:r>
        <w:t xml:space="preserve">5.5 </w:t>
      </w:r>
      <w:r>
        <w:t>模型输出、规则判断与产品判定</w:t>
      </w:r>
      <w:bookmarkEnd w:id="42"/>
    </w:p>
    <w:p w14:paraId="42C2AC9A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主模型先对单张图像输出缺陷实例。每个实例包含</w:t>
      </w:r>
      <w:r>
        <w:rPr>
          <w:rFonts w:hAnsi="Times New Roman"/>
        </w:rPr>
        <w:t>defect_id</w:t>
      </w:r>
      <w:r>
        <w:rPr>
          <w:rFonts w:hAnsi="Times New Roman"/>
        </w:rPr>
        <w:t>、</w:t>
      </w:r>
      <w:r>
        <w:rPr>
          <w:rFonts w:hAnsi="Times New Roman"/>
        </w:rPr>
        <w:t>class_slug</w:t>
      </w:r>
      <w:r>
        <w:rPr>
          <w:rFonts w:hAnsi="Times New Roman"/>
        </w:rPr>
        <w:t>、</w:t>
      </w:r>
      <w:r>
        <w:rPr>
          <w:rFonts w:hAnsi="Times New Roman"/>
        </w:rPr>
        <w:t>confidence</w:t>
      </w:r>
      <w:r>
        <w:rPr>
          <w:rFonts w:hAnsi="Times New Roman"/>
        </w:rPr>
        <w:t>、</w:t>
      </w:r>
      <w:r>
        <w:rPr>
          <w:rFonts w:hAnsi="Times New Roman"/>
        </w:rPr>
        <w:t>bbox</w:t>
      </w:r>
      <w:r>
        <w:rPr>
          <w:rFonts w:hAnsi="Times New Roman"/>
        </w:rPr>
        <w:t>和可选</w:t>
      </w:r>
      <w:r>
        <w:rPr>
          <w:rFonts w:hAnsi="Times New Roman"/>
        </w:rPr>
        <w:t>mask</w:t>
      </w:r>
      <w:r>
        <w:rPr>
          <w:rFonts w:hAnsi="Times New Roman"/>
        </w:rPr>
        <w:t>，并关联原图尺寸、</w:t>
      </w:r>
      <w:r>
        <w:rPr>
          <w:rFonts w:hAnsi="Times New Roman"/>
        </w:rPr>
        <w:t>surface</w:t>
      </w:r>
      <w:r>
        <w:rPr>
          <w:rFonts w:hAnsi="Times New Roman"/>
        </w:rPr>
        <w:t>、</w:t>
      </w:r>
      <w:r>
        <w:rPr>
          <w:rFonts w:hAnsi="Times New Roman"/>
        </w:rPr>
        <w:t>segment_index</w:t>
      </w:r>
      <w:r>
        <w:rPr>
          <w:rFonts w:hAnsi="Times New Roman"/>
        </w:rPr>
        <w:t>和</w:t>
      </w:r>
      <w:r>
        <w:rPr>
          <w:rFonts w:hAnsi="Times New Roman"/>
        </w:rPr>
        <w:t>model_version</w:t>
      </w:r>
      <w:r>
        <w:rPr>
          <w:rFonts w:hAnsi="Times New Roman"/>
        </w:rPr>
        <w:t>。图像质量预检失败、推理超时或模型文件异常时，任务进入失败状态，不以空</w:t>
      </w:r>
      <w:r>
        <w:rPr>
          <w:rFonts w:hAnsi="Times New Roman"/>
        </w:rPr>
        <w:t>defects</w:t>
      </w:r>
      <w:r>
        <w:rPr>
          <w:rFonts w:hAnsi="Times New Roman"/>
        </w:rPr>
        <w:t>解释为无缺陷。</w:t>
      </w:r>
    </w:p>
    <w:p w14:paraId="41646CA2" w14:textId="77777777" w:rsidR="00A439FD" w:rsidRDefault="00000000">
      <w:pPr>
        <w:rPr>
          <w:rFonts w:hint="eastAsia"/>
        </w:rPr>
      </w:pPr>
      <w:r>
        <w:rPr>
          <w:rFonts w:hAnsi="Times New Roman"/>
        </w:rPr>
        <w:t>标定有效时，规则层依据对应</w:t>
      </w:r>
      <w:r>
        <w:rPr>
          <w:rFonts w:hAnsi="Times New Roman"/>
        </w:rPr>
        <w:t>calibration_id</w:t>
      </w:r>
      <w:r>
        <w:rPr>
          <w:rFonts w:hAnsi="Times New Roman"/>
        </w:rPr>
        <w:t>把</w:t>
      </w:r>
      <w:r>
        <w:rPr>
          <w:rFonts w:hAnsi="Times New Roman"/>
        </w:rPr>
        <w:t>bbox</w:t>
      </w:r>
      <w:r>
        <w:rPr>
          <w:rFonts w:hAnsi="Times New Roman"/>
        </w:rPr>
        <w:t>或</w:t>
      </w:r>
      <w:r>
        <w:rPr>
          <w:rFonts w:hAnsi="Times New Roman"/>
        </w:rPr>
        <w:t>mask</w:t>
      </w:r>
      <w:r>
        <w:rPr>
          <w:rFonts w:hAnsi="Times New Roman"/>
        </w:rPr>
        <w:t>从像素换算为成像平面尺寸。规则层读取受控</w:t>
      </w:r>
      <w:r>
        <w:rPr>
          <w:rFonts w:hAnsi="Times New Roman"/>
        </w:rPr>
        <w:t>PTS</w:t>
      </w:r>
      <w:r>
        <w:rPr>
          <w:rFonts w:hAnsi="Times New Roman"/>
        </w:rPr>
        <w:t>映射，按类别计算数量、长度、宽度或面积条件，并保存</w:t>
      </w:r>
      <w:r>
        <w:rPr>
          <w:rFonts w:hAnsi="Times New Roman"/>
        </w:rPr>
        <w:t>rule_version</w:t>
      </w:r>
      <w:r>
        <w:rPr>
          <w:rFonts w:hAnsi="Times New Roman"/>
        </w:rPr>
        <w:t>和触发条款。高度、触感、耐压和内</w:t>
      </w:r>
      <w:r>
        <w:rPr>
          <w:rFonts w:hAnsi="Times New Roman"/>
        </w:rPr>
        <w:lastRenderedPageBreak/>
        <w:t>部结构等二维图像信息不足以判定的属性生成</w:t>
      </w:r>
      <w:r>
        <w:rPr>
          <w:rFonts w:hAnsi="Times New Roman"/>
        </w:rPr>
        <w:t>review_reason</w:t>
      </w:r>
      <w:r>
        <w:rPr>
          <w:rFonts w:hAnsi="Times New Roman"/>
        </w:rPr>
        <w:t>，由人工依据企业检验方法处理。</w:t>
      </w:r>
    </w:p>
    <w:p w14:paraId="44A850C7" w14:textId="77777777" w:rsidR="00A439FD" w:rsidRDefault="00000000">
      <w:pPr>
        <w:rPr>
          <w:rFonts w:hint="eastAsia"/>
        </w:rPr>
      </w:pPr>
      <w:r>
        <w:rPr>
          <w:rFonts w:hAnsi="Times New Roman"/>
        </w:rPr>
        <w:t>单图机器结论分为</w:t>
      </w:r>
      <w:r>
        <w:rPr>
          <w:rFonts w:hAnsi="Times New Roman"/>
        </w:rPr>
        <w:t>OK</w:t>
      </w:r>
      <w:r>
        <w:rPr>
          <w:rFonts w:hAnsi="Times New Roman"/>
        </w:rPr>
        <w:t>、</w:t>
      </w:r>
      <w:r>
        <w:rPr>
          <w:rFonts w:hAnsi="Times New Roman"/>
        </w:rPr>
        <w:t>NG</w:t>
      </w:r>
      <w:r>
        <w:rPr>
          <w:rFonts w:hAnsi="Times New Roman"/>
        </w:rPr>
        <w:t>和</w:t>
      </w:r>
      <w:r>
        <w:rPr>
          <w:rFonts w:hAnsi="Times New Roman"/>
        </w:rPr>
        <w:t>REVIEW</w:t>
      </w:r>
      <w:r>
        <w:rPr>
          <w:rFonts w:hAnsi="Times New Roman"/>
        </w:rPr>
        <w:t>。图像采集与推理成功、未发现触发规则的缺陷实例且无异常提示时为</w:t>
      </w:r>
      <w:r>
        <w:rPr>
          <w:rFonts w:hAnsi="Times New Roman"/>
        </w:rPr>
        <w:t>OK</w:t>
      </w:r>
      <w:r>
        <w:rPr>
          <w:rFonts w:hAnsi="Times New Roman"/>
        </w:rPr>
        <w:t>；已知缺陷实例满足</w:t>
      </w:r>
      <w:r>
        <w:rPr>
          <w:rFonts w:hAnsi="Times New Roman"/>
        </w:rPr>
        <w:t>NG</w:t>
      </w:r>
      <w:r>
        <w:rPr>
          <w:rFonts w:hAnsi="Times New Roman"/>
        </w:rPr>
        <w:t>规则时为</w:t>
      </w:r>
      <w:r>
        <w:rPr>
          <w:rFonts w:hAnsi="Times New Roman"/>
        </w:rPr>
        <w:t>NG</w:t>
      </w:r>
      <w:r>
        <w:rPr>
          <w:rFonts w:hAnsi="Times New Roman"/>
        </w:rPr>
        <w:t>；低置信度、未知异常、规则信息不足、图像质量边界或类别争议时为</w:t>
      </w:r>
      <w:r>
        <w:rPr>
          <w:rFonts w:hAnsi="Times New Roman"/>
        </w:rPr>
        <w:t>REVIEW</w:t>
      </w:r>
      <w:r>
        <w:rPr>
          <w:rFonts w:hAnsi="Times New Roman"/>
        </w:rPr>
        <w:t>。七类规则和接口枚举均随发布包版本化管理。</w:t>
      </w:r>
    </w:p>
    <w:p w14:paraId="082FB88A" w14:textId="77777777" w:rsidR="00A439FD" w:rsidRDefault="00000000">
      <w:pPr>
        <w:rPr>
          <w:rFonts w:hint="eastAsia"/>
        </w:rPr>
      </w:pPr>
      <w:r>
        <w:rPr>
          <w:rFonts w:hAnsi="Times New Roman"/>
        </w:rPr>
        <w:t>产品级结论聚合四面全部分段。任一有效图像为</w:t>
      </w:r>
      <w:r>
        <w:rPr>
          <w:rFonts w:hAnsi="Times New Roman"/>
        </w:rPr>
        <w:t>NG</w:t>
      </w:r>
      <w:r>
        <w:rPr>
          <w:rFonts w:hAnsi="Times New Roman"/>
        </w:rPr>
        <w:t>时，</w:t>
      </w:r>
      <w:r>
        <w:rPr>
          <w:rFonts w:hAnsi="Times New Roman"/>
        </w:rPr>
        <w:t>machine_decision</w:t>
      </w:r>
      <w:r>
        <w:rPr>
          <w:rFonts w:hAnsi="Times New Roman"/>
        </w:rPr>
        <w:t>为</w:t>
      </w:r>
      <w:r>
        <w:rPr>
          <w:rFonts w:hAnsi="Times New Roman"/>
        </w:rPr>
        <w:t>NG</w:t>
      </w:r>
      <w:r>
        <w:rPr>
          <w:rFonts w:hAnsi="Times New Roman"/>
        </w:rPr>
        <w:t>；没有</w:t>
      </w:r>
      <w:r>
        <w:rPr>
          <w:rFonts w:hAnsi="Times New Roman"/>
        </w:rPr>
        <w:t>NG</w:t>
      </w:r>
      <w:r>
        <w:rPr>
          <w:rFonts w:hAnsi="Times New Roman"/>
        </w:rPr>
        <w:t>但存在</w:t>
      </w:r>
      <w:r>
        <w:rPr>
          <w:rFonts w:hAnsi="Times New Roman"/>
        </w:rPr>
        <w:t>REVIEW</w:t>
      </w:r>
      <w:r>
        <w:rPr>
          <w:rFonts w:hAnsi="Times New Roman"/>
        </w:rPr>
        <w:t>、</w:t>
      </w:r>
      <w:r>
        <w:rPr>
          <w:rFonts w:hAnsi="Times New Roman"/>
        </w:rPr>
        <w:t>partial</w:t>
      </w:r>
      <w:r>
        <w:rPr>
          <w:rFonts w:hAnsi="Times New Roman"/>
        </w:rPr>
        <w:t>、</w:t>
      </w:r>
      <w:r>
        <w:rPr>
          <w:rFonts w:hAnsi="Times New Roman"/>
        </w:rPr>
        <w:t>error</w:t>
      </w:r>
      <w:r>
        <w:rPr>
          <w:rFonts w:hAnsi="Times New Roman"/>
        </w:rPr>
        <w:t>、缺面或缺段时，</w:t>
      </w:r>
      <w:r>
        <w:rPr>
          <w:rFonts w:hAnsi="Times New Roman"/>
        </w:rPr>
        <w:t>machine_decision</w:t>
      </w:r>
      <w:r>
        <w:rPr>
          <w:rFonts w:hAnsi="Times New Roman"/>
        </w:rPr>
        <w:t>为</w:t>
      </w:r>
      <w:r>
        <w:rPr>
          <w:rFonts w:hAnsi="Times New Roman"/>
        </w:rPr>
        <w:t>REVIEW</w:t>
      </w:r>
      <w:r>
        <w:rPr>
          <w:rFonts w:hAnsi="Times New Roman"/>
        </w:rPr>
        <w:t>；四面完整、全部图像成功且均为</w:t>
      </w:r>
      <w:r>
        <w:rPr>
          <w:rFonts w:hAnsi="Times New Roman"/>
        </w:rPr>
        <w:t>OK</w:t>
      </w:r>
      <w:r>
        <w:rPr>
          <w:rFonts w:hAnsi="Times New Roman"/>
        </w:rPr>
        <w:t>时，</w:t>
      </w:r>
      <w:r>
        <w:rPr>
          <w:rFonts w:hAnsi="Times New Roman"/>
        </w:rPr>
        <w:t>machine_decision</w:t>
      </w:r>
      <w:r>
        <w:rPr>
          <w:rFonts w:hAnsi="Times New Roman"/>
        </w:rPr>
        <w:t>为</w:t>
      </w:r>
      <w:r>
        <w:rPr>
          <w:rFonts w:hAnsi="Times New Roman"/>
        </w:rPr>
        <w:t>OK</w:t>
      </w:r>
      <w:r>
        <w:rPr>
          <w:rFonts w:hAnsi="Times New Roman"/>
        </w:rPr>
        <w:t>。多缺陷样件保留所有实例和标签，产品统计只计一个</w:t>
      </w:r>
      <w:r>
        <w:rPr>
          <w:rFonts w:hAnsi="Times New Roman"/>
        </w:rPr>
        <w:t>piece_id</w:t>
      </w:r>
      <w:r>
        <w:rPr>
          <w:rFonts w:hAnsi="Times New Roman"/>
        </w:rPr>
        <w:t>，实例统计按统一匹配规则逐项计算。</w:t>
      </w:r>
    </w:p>
    <w:p w14:paraId="29C73C3C" w14:textId="77777777" w:rsidR="00A439FD" w:rsidRDefault="00000000">
      <w:pPr>
        <w:rPr>
          <w:rFonts w:hint="eastAsia"/>
        </w:rPr>
      </w:pPr>
      <w:r>
        <w:rPr>
          <w:rFonts w:hAnsi="Times New Roman"/>
        </w:rPr>
        <w:t>人工复核不覆盖机器结果。复核人员可以确认机器结论、驳回误报、重分类或依据非视觉属性给出最终处置，系统把动作追加到</w:t>
      </w:r>
      <w:r>
        <w:rPr>
          <w:rFonts w:hAnsi="Times New Roman"/>
        </w:rPr>
        <w:t>review</w:t>
      </w:r>
      <w:r>
        <w:rPr>
          <w:rFonts w:hAnsi="Times New Roman"/>
        </w:rPr>
        <w:t>记录，并在</w:t>
      </w:r>
      <w:r>
        <w:rPr>
          <w:rFonts w:hAnsi="Times New Roman"/>
        </w:rPr>
        <w:t>piece_result.json</w:t>
      </w:r>
      <w:r>
        <w:rPr>
          <w:rFonts w:hAnsi="Times New Roman"/>
        </w:rPr>
        <w:t>中分别保存</w:t>
      </w:r>
      <w:r>
        <w:rPr>
          <w:rFonts w:hAnsi="Times New Roman"/>
        </w:rPr>
        <w:t>machine_decision</w:t>
      </w:r>
      <w:r>
        <w:rPr>
          <w:rFonts w:hAnsi="Times New Roman"/>
        </w:rPr>
        <w:t>、</w:t>
      </w:r>
      <w:r>
        <w:rPr>
          <w:rFonts w:hAnsi="Times New Roman"/>
        </w:rPr>
        <w:t>review_status</w:t>
      </w:r>
      <w:r>
        <w:rPr>
          <w:rFonts w:hAnsi="Times New Roman"/>
        </w:rPr>
        <w:t>和</w:t>
      </w:r>
      <w:r>
        <w:rPr>
          <w:rFonts w:hAnsi="Times New Roman"/>
        </w:rPr>
        <w:t>final_decision</w:t>
      </w:r>
      <w:r>
        <w:rPr>
          <w:rFonts w:hAnsi="Times New Roman"/>
        </w:rPr>
        <w:t>。机器结果与人工结果的差异进入难例队列，经过定义复核和重新标注后进入下一数据版本。</w:t>
      </w:r>
    </w:p>
    <w:p w14:paraId="5B5E82D1" w14:textId="77777777" w:rsidR="00A439FD" w:rsidRDefault="00000000">
      <w:pPr>
        <w:rPr>
          <w:rFonts w:hint="eastAsia"/>
        </w:rPr>
      </w:pPr>
      <w:r>
        <w:br w:type="page"/>
      </w:r>
    </w:p>
    <w:p w14:paraId="53CD6E88" w14:textId="77777777" w:rsidR="00A439FD" w:rsidRDefault="00000000">
      <w:pPr>
        <w:pStyle w:val="1"/>
      </w:pPr>
      <w:bookmarkStart w:id="43" w:name="_Toc236434586"/>
      <w:del w:id="44" w:author="软件组" w:date="2026-07-31T21:20:00Z">
        <w:r>
          <w:lastRenderedPageBreak/>
          <w:delText>六、离线软件与接口</w:delText>
        </w:r>
      </w:del>
      <w:ins w:id="45" w:author="软件组" w:date="2026-07-31T21:20:00Z">
        <w:r>
          <w:t>六、软件与应用系统</w:t>
        </w:r>
      </w:ins>
      <w:bookmarkEnd w:id="43"/>
    </w:p>
    <w:p w14:paraId="0B1632BF" w14:textId="77777777" w:rsidR="00A439FD" w:rsidRDefault="00000000">
      <w:pPr>
        <w:pStyle w:val="2"/>
        <w:rPr>
          <w:rFonts w:hint="eastAsia"/>
        </w:rPr>
      </w:pPr>
      <w:bookmarkStart w:id="46" w:name="_Toc236434587"/>
      <w:r>
        <w:t xml:space="preserve">6.1 </w:t>
      </w:r>
      <w:r>
        <w:t>软件组成与运行方式</w:t>
      </w:r>
      <w:bookmarkEnd w:id="46"/>
    </w:p>
    <w:p w14:paraId="6DA58CF8" w14:textId="77777777" w:rsidR="00A439FD" w:rsidRDefault="00000000">
      <w:pPr>
        <w:rPr>
          <w:rFonts w:hint="eastAsia"/>
        </w:rPr>
      </w:pPr>
      <w:del w:id="47" w:author="软件组" w:date="2026-07-31T21:20:00Z">
        <w:r>
          <w:rPr>
            <w:rFonts w:hAnsi="Times New Roman"/>
          </w:rPr>
          <w:delText>软件在</w:delText>
        </w:r>
        <w:r>
          <w:rPr>
            <w:rFonts w:hAnsi="Times New Roman"/>
          </w:rPr>
          <w:delText>Windows</w:delText>
        </w:r>
        <w:r>
          <w:rPr>
            <w:rFonts w:hAnsi="Times New Roman"/>
          </w:rPr>
          <w:delText>本地无网运行。采集端保存原图，检测端完成预检、推理、规则和聚合，同步程序向</w:delText>
        </w:r>
        <w:r>
          <w:rPr>
            <w:rFonts w:hAnsi="Times New Roman"/>
          </w:rPr>
          <w:delText>detector-ui</w:delText>
        </w:r>
        <w:r>
          <w:rPr>
            <w:rFonts w:hAnsi="Times New Roman"/>
          </w:rPr>
          <w:delText>供数；原图、</w:delText>
        </w:r>
        <w:r>
          <w:rPr>
            <w:rFonts w:hAnsi="Times New Roman"/>
          </w:rPr>
          <w:delText>result.json</w:delText>
        </w:r>
        <w:r>
          <w:rPr>
            <w:rFonts w:hAnsi="Times New Roman"/>
          </w:rPr>
          <w:delText>、</w:delText>
        </w:r>
        <w:r>
          <w:rPr>
            <w:rFonts w:hAnsi="Times New Roman"/>
          </w:rPr>
          <w:delText>piece_result.json</w:delText>
        </w:r>
        <w:r>
          <w:rPr>
            <w:rFonts w:hAnsi="Times New Roman"/>
          </w:rPr>
          <w:delText>和日志独立留存。</w:delText>
        </w:r>
      </w:del>
      <w:ins w:id="48" w:author="软件组" w:date="2026-07-31T21:20:00Z">
        <w:r>
          <w:rPr>
            <w:rFonts w:hAnsi="Times New Roman"/>
          </w:rPr>
          <w:t>软件构成视觉检测应用系统，在</w:t>
        </w:r>
        <w:r>
          <w:rPr>
            <w:rFonts w:hAnsi="Times New Roman"/>
          </w:rPr>
          <w:t>Windows</w:t>
        </w:r>
        <w:r>
          <w:rPr>
            <w:rFonts w:hAnsi="Times New Roman"/>
          </w:rPr>
          <w:t>本地无网可运行。采集端保存原图；检测端完成预检、推理、规则和聚合；同步与</w:t>
        </w:r>
        <w:r>
          <w:rPr>
            <w:rFonts w:hAnsi="Times New Roman"/>
          </w:rPr>
          <w:t>ETL</w:t>
        </w:r>
        <w:r>
          <w:rPr>
            <w:rFonts w:hAnsi="Times New Roman"/>
          </w:rPr>
          <w:t>向前端及业务库供数；原图、</w:t>
        </w:r>
        <w:r>
          <w:rPr>
            <w:rFonts w:hAnsi="Times New Roman"/>
          </w:rPr>
          <w:t>result.json</w:t>
        </w:r>
        <w:r>
          <w:rPr>
            <w:rFonts w:hAnsi="Times New Roman"/>
          </w:rPr>
          <w:t>、</w:t>
        </w:r>
        <w:r>
          <w:rPr>
            <w:rFonts w:hAnsi="Times New Roman"/>
          </w:rPr>
          <w:t>piece_result.json</w:t>
        </w:r>
        <w:r>
          <w:rPr>
            <w:rFonts w:hAnsi="Times New Roman"/>
          </w:rPr>
          <w:t>和日志独立留存。应用层分为前端展示（</w:t>
        </w:r>
        <w:r>
          <w:rPr>
            <w:rFonts w:hAnsi="Times New Roman"/>
          </w:rPr>
          <w:t>detector-ui</w:t>
        </w:r>
        <w:r>
          <w:rPr>
            <w:rFonts w:hAnsi="Times New Roman"/>
          </w:rPr>
          <w:t>与管理</w:t>
        </w:r>
        <w:r>
          <w:rPr>
            <w:rFonts w:hAnsi="Times New Roman"/>
          </w:rPr>
          <w:t>BI</w:t>
        </w:r>
        <w:r>
          <w:rPr>
            <w:rFonts w:hAnsi="Times New Roman"/>
          </w:rPr>
          <w:t>）与轻量后端（入库、汇总、薄</w:t>
        </w:r>
        <w:r>
          <w:rPr>
            <w:rFonts w:hAnsi="Times New Roman"/>
          </w:rPr>
          <w:t>API</w:t>
        </w:r>
        <w:r>
          <w:rPr>
            <w:rFonts w:hAnsi="Times New Roman"/>
          </w:rPr>
          <w:t>），见第</w:t>
        </w:r>
        <w:r>
          <w:rPr>
            <w:rFonts w:hAnsi="Times New Roman"/>
          </w:rPr>
          <w:t>6.7</w:t>
        </w:r>
        <w:r>
          <w:rPr>
            <w:rFonts w:hAnsi="Times New Roman"/>
          </w:rPr>
          <w:t>、</w:t>
        </w:r>
        <w:r>
          <w:rPr>
            <w:rFonts w:hAnsi="Times New Roman"/>
          </w:rPr>
          <w:t>6.8</w:t>
        </w:r>
        <w:r>
          <w:rPr>
            <w:rFonts w:hAnsi="Times New Roman"/>
          </w:rPr>
          <w:t>节。</w:t>
        </w:r>
      </w:ins>
    </w:p>
    <w:p w14:paraId="031E0028" w14:textId="77777777" w:rsidR="00A439FD" w:rsidRDefault="00000000">
      <w:pPr>
        <w:rPr>
          <w:rFonts w:hint="eastAsia"/>
        </w:rPr>
      </w:pPr>
      <w:r>
        <w:rPr>
          <w:rFonts w:hAnsi="Times New Roman"/>
        </w:rPr>
        <w:t>检测程序包括加载、预检、主检、异常提示、规则、聚合、</w:t>
      </w:r>
      <w:r>
        <w:rPr>
          <w:rFonts w:hAnsi="Times New Roman"/>
        </w:rPr>
        <w:t>Schema</w:t>
      </w:r>
      <w:r>
        <w:rPr>
          <w:rFonts w:hAnsi="Times New Roman"/>
        </w:rPr>
        <w:t>校验和日志。按</w:t>
      </w:r>
      <w:r>
        <w:rPr>
          <w:rFonts w:hAnsi="Times New Roman"/>
        </w:rPr>
        <w:t>manifest</w:t>
      </w:r>
      <w:r>
        <w:rPr>
          <w:rFonts w:hAnsi="Times New Roman"/>
        </w:rPr>
        <w:t>排序处理，单张失败写入</w:t>
      </w:r>
      <w:r>
        <w:rPr>
          <w:rFonts w:hAnsi="Times New Roman"/>
        </w:rPr>
        <w:t>failed_items</w:t>
      </w:r>
      <w:r>
        <w:rPr>
          <w:rFonts w:hAnsi="Times New Roman"/>
        </w:rPr>
        <w:t>；启动时核对模型、配置、字典和</w:t>
      </w:r>
      <w:r>
        <w:rPr>
          <w:rFonts w:hAnsi="Times New Roman"/>
        </w:rPr>
        <w:t>Schema</w:t>
      </w:r>
      <w:r>
        <w:rPr>
          <w:rFonts w:hAnsi="Times New Roman"/>
        </w:rPr>
        <w:t>哈希。</w:t>
      </w:r>
    </w:p>
    <w:p w14:paraId="30F8ADF6" w14:textId="77777777" w:rsidR="00A439FD" w:rsidRDefault="00000000">
      <w:pPr>
        <w:rPr>
          <w:rFonts w:hint="eastAsia"/>
        </w:rPr>
      </w:pPr>
      <w:r>
        <w:rPr>
          <w:rFonts w:hAnsi="Times New Roman"/>
        </w:rPr>
        <w:t>发布包包含程序、环境、权重、字典、配置、</w:t>
      </w:r>
      <w:r>
        <w:rPr>
          <w:rFonts w:hAnsi="Times New Roman"/>
        </w:rPr>
        <w:t>Schema</w:t>
      </w:r>
      <w:r>
        <w:rPr>
          <w:rFonts w:hAnsi="Times New Roman"/>
        </w:rPr>
        <w:t>、同步程序、样例、说明、版本、哈希和许可清单，并记录目标</w:t>
      </w:r>
      <w:r>
        <w:rPr>
          <w:rFonts w:hAnsi="Times New Roman"/>
        </w:rPr>
        <w:t>CPU</w:t>
      </w:r>
      <w:r>
        <w:rPr>
          <w:rFonts w:hAnsi="Times New Roman"/>
        </w:rPr>
        <w:t>上的单图及整件</w:t>
      </w:r>
      <w:r>
        <w:rPr>
          <w:rFonts w:hAnsi="Times New Roman"/>
        </w:rPr>
        <w:t>P50</w:t>
      </w:r>
      <w:r>
        <w:rPr>
          <w:rFonts w:hAnsi="Times New Roman"/>
        </w:rPr>
        <w:t>、</w:t>
      </w:r>
      <w:r>
        <w:rPr>
          <w:rFonts w:hAnsi="Times New Roman"/>
        </w:rPr>
        <w:t>P90</w:t>
      </w:r>
      <w:r>
        <w:rPr>
          <w:rFonts w:hAnsi="Times New Roman"/>
        </w:rPr>
        <w:t>和最大耗时。</w:t>
      </w:r>
    </w:p>
    <w:p w14:paraId="4F368F62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74BE486" wp14:editId="458AC48B">
            <wp:extent cx="5579745" cy="2358390"/>
            <wp:effectExtent l="0" t="0" r="825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8B59" w14:textId="77777777" w:rsidR="00A439FD" w:rsidRDefault="00000000">
      <w:pPr>
        <w:pStyle w:val="11"/>
      </w:pPr>
      <w:r>
        <w:t>图</w:t>
      </w:r>
      <w:r>
        <w:t xml:space="preserve">22  </w:t>
      </w:r>
      <w:r>
        <w:t>离线任务状态与人工复核闭环</w:t>
      </w:r>
    </w:p>
    <w:p w14:paraId="3719D2FD" w14:textId="77777777" w:rsidR="00A439FD" w:rsidRDefault="00000000">
      <w:pPr>
        <w:pStyle w:val="2"/>
        <w:rPr>
          <w:rFonts w:hint="eastAsia"/>
        </w:rPr>
      </w:pPr>
      <w:bookmarkStart w:id="49" w:name="_Toc236434588"/>
      <w:r>
        <w:lastRenderedPageBreak/>
        <w:t xml:space="preserve">6.2 </w:t>
      </w:r>
      <w:r>
        <w:t>任务状态与状态迁移</w:t>
      </w:r>
      <w:bookmarkEnd w:id="49"/>
    </w:p>
    <w:p w14:paraId="74BFFEE9" w14:textId="77777777" w:rsidR="00A439FD" w:rsidRDefault="00000000">
      <w:pPr>
        <w:wordWrap w:val="0"/>
        <w:ind w:firstLine="561"/>
        <w:jc w:val="left"/>
        <w:rPr>
          <w:rFonts w:hint="eastAsia"/>
        </w:rPr>
      </w:pPr>
      <w:r>
        <w:rPr>
          <w:rFonts w:hAnsi="Times New Roman"/>
        </w:rPr>
        <w:t>状态覆盖采集</w:t>
      </w:r>
      <w:r>
        <w:rPr>
          <w:rFonts w:hAnsi="Times New Roman"/>
        </w:rPr>
        <w:t>CREATED/ACQUIRING/CAPTURED/INCOMPLETE/ABORTED</w:t>
      </w:r>
      <w:r>
        <w:rPr>
          <w:rFonts w:hAnsi="Times New Roman"/>
        </w:rPr>
        <w:t>，检测</w:t>
      </w:r>
      <w:r>
        <w:rPr>
          <w:rFonts w:hAnsi="Times New Roman"/>
        </w:rPr>
        <w:t>QUEUED/RUNNING/SUCCESS/PARTIAL/ERROR</w:t>
      </w:r>
      <w:r>
        <w:rPr>
          <w:rFonts w:hAnsi="Times New Roman"/>
        </w:rPr>
        <w:t>，复核</w:t>
      </w:r>
      <w:r>
        <w:rPr>
          <w:rFonts w:hAnsi="Times New Roman"/>
        </w:rPr>
        <w:t>REVIEW_PENDING/REVIEWED/CLOSED</w:t>
      </w:r>
      <w:r>
        <w:rPr>
          <w:rFonts w:hAnsi="Times New Roman"/>
        </w:rPr>
        <w:t>。迁移记录时间、模块、原因和上一状态。</w:t>
      </w:r>
    </w:p>
    <w:p w14:paraId="04A32A08" w14:textId="77777777" w:rsidR="00A439FD" w:rsidRDefault="00000000">
      <w:pPr>
        <w:jc w:val="left"/>
        <w:rPr>
          <w:rFonts w:hint="eastAsia"/>
        </w:rPr>
      </w:pPr>
      <w:r>
        <w:rPr>
          <w:rFonts w:hAnsi="Times New Roman"/>
        </w:rPr>
        <w:t>全部输入完成为</w:t>
      </w:r>
      <w:r>
        <w:rPr>
          <w:rFonts w:hAnsi="Times New Roman"/>
        </w:rPr>
        <w:t>SUCCESS</w:t>
      </w:r>
      <w:r>
        <w:rPr>
          <w:rFonts w:hAnsi="Times New Roman"/>
        </w:rPr>
        <w:t>，成功与失败并存为</w:t>
      </w:r>
      <w:r>
        <w:rPr>
          <w:rFonts w:hAnsi="Times New Roman"/>
        </w:rPr>
        <w:t>PARTIAL</w:t>
      </w:r>
      <w:r>
        <w:rPr>
          <w:rFonts w:hAnsi="Times New Roman"/>
        </w:rPr>
        <w:t>，输入、模型、配置或</w:t>
      </w:r>
      <w:r>
        <w:rPr>
          <w:rFonts w:hAnsi="Times New Roman"/>
        </w:rPr>
        <w:t>Schema</w:t>
      </w:r>
      <w:r>
        <w:rPr>
          <w:rFonts w:hAnsi="Times New Roman"/>
        </w:rPr>
        <w:t>致命错误为</w:t>
      </w:r>
      <w:r>
        <w:rPr>
          <w:rFonts w:hAnsi="Times New Roman"/>
        </w:rPr>
        <w:t>ERROR</w:t>
      </w:r>
      <w:r>
        <w:rPr>
          <w:rFonts w:hAnsi="Times New Roman"/>
        </w:rPr>
        <w:t>。结果未通过</w:t>
      </w:r>
      <w:r>
        <w:rPr>
          <w:rFonts w:hAnsi="Times New Roman"/>
        </w:rPr>
        <w:t>Schema</w:t>
      </w:r>
      <w:r>
        <w:rPr>
          <w:rFonts w:hAnsi="Times New Roman"/>
        </w:rPr>
        <w:t>校验不得同步。</w:t>
      </w:r>
    </w:p>
    <w:p w14:paraId="02903247" w14:textId="77777777" w:rsidR="00A439FD" w:rsidRDefault="00000000">
      <w:pPr>
        <w:jc w:val="left"/>
        <w:rPr>
          <w:rFonts w:hint="eastAsia"/>
        </w:rPr>
      </w:pPr>
      <w:r>
        <w:rPr>
          <w:rFonts w:hAnsi="Times New Roman"/>
        </w:rPr>
        <w:t>产品状态取最严重子项；缺站、缺面、缺段、身份冲突、损坏、超时或规则缺失均进入</w:t>
      </w:r>
      <w:r>
        <w:rPr>
          <w:rFonts w:hAnsi="Times New Roman"/>
        </w:rPr>
        <w:t>REVIEW_PENDING</w:t>
      </w:r>
      <w:r>
        <w:rPr>
          <w:rFonts w:hAnsi="Times New Roman"/>
        </w:rPr>
        <w:t>。重测使用新</w:t>
      </w:r>
      <w:r>
        <w:rPr>
          <w:rFonts w:hAnsi="Times New Roman"/>
        </w:rPr>
        <w:t>run_id</w:t>
      </w:r>
      <w:r>
        <w:rPr>
          <w:rFonts w:hAnsi="Times New Roman"/>
        </w:rPr>
        <w:t>并保留原错误。</w:t>
      </w:r>
    </w:p>
    <w:p w14:paraId="70E57833" w14:textId="77777777" w:rsidR="00A439FD" w:rsidRDefault="00000000">
      <w:pPr>
        <w:pStyle w:val="2"/>
        <w:rPr>
          <w:rFonts w:hint="eastAsia"/>
        </w:rPr>
      </w:pPr>
      <w:bookmarkStart w:id="50" w:name="_Toc236434589"/>
      <w:r>
        <w:t>6.3 result.json</w:t>
      </w:r>
      <w:r>
        <w:t>与</w:t>
      </w:r>
      <w:r>
        <w:t>piece_result.json</w:t>
      </w:r>
      <w:bookmarkEnd w:id="50"/>
    </w:p>
    <w:p w14:paraId="2E413564" w14:textId="77777777" w:rsidR="00A439FD" w:rsidRDefault="00000000">
      <w:pPr>
        <w:rPr>
          <w:rFonts w:hint="eastAsia"/>
        </w:rPr>
      </w:pPr>
      <w:r>
        <w:rPr>
          <w:rFonts w:hAnsi="Times New Roman"/>
        </w:rPr>
        <w:t>result.json</w:t>
      </w:r>
      <w:r>
        <w:rPr>
          <w:rFonts w:hAnsi="Times New Roman"/>
        </w:rPr>
        <w:t>记录图像级机器事实，含版本、任务与产品身份、工位、面别、段号、触发、图像哈希、配方、标定、模型、状态、耗时、</w:t>
      </w:r>
      <w:r>
        <w:rPr>
          <w:rFonts w:hAnsi="Times New Roman"/>
        </w:rPr>
        <w:t>defects</w:t>
      </w:r>
      <w:r>
        <w:rPr>
          <w:rFonts w:hAnsi="Times New Roman"/>
        </w:rPr>
        <w:t>、</w:t>
      </w:r>
      <w:r>
        <w:rPr>
          <w:rFonts w:hAnsi="Times New Roman"/>
        </w:rPr>
        <w:t>summary</w:t>
      </w:r>
      <w:r>
        <w:rPr>
          <w:rFonts w:hAnsi="Times New Roman"/>
        </w:rPr>
        <w:t>、</w:t>
      </w:r>
      <w:r>
        <w:rPr>
          <w:rFonts w:hAnsi="Times New Roman"/>
        </w:rPr>
        <w:t>anomaly</w:t>
      </w:r>
      <w:r>
        <w:rPr>
          <w:rFonts w:hAnsi="Times New Roman"/>
        </w:rPr>
        <w:t>和</w:t>
      </w:r>
      <w:r>
        <w:rPr>
          <w:rFonts w:hAnsi="Times New Roman"/>
        </w:rPr>
        <w:t>failed_items</w:t>
      </w:r>
      <w:r>
        <w:rPr>
          <w:rFonts w:hAnsi="Times New Roman"/>
        </w:rPr>
        <w:t>；完整</w:t>
      </w:r>
      <w:r>
        <w:rPr>
          <w:rFonts w:hAnsi="Times New Roman"/>
        </w:rPr>
        <w:t>Schema</w:t>
      </w:r>
      <w:r>
        <w:rPr>
          <w:rFonts w:hAnsi="Times New Roman"/>
        </w:rPr>
        <w:t>见附录。</w:t>
      </w:r>
    </w:p>
    <w:p w14:paraId="16AA0749" w14:textId="77777777" w:rsidR="00A439FD" w:rsidRDefault="00000000">
      <w:pPr>
        <w:rPr>
          <w:rFonts w:hint="eastAsia"/>
        </w:rPr>
      </w:pPr>
      <w:r>
        <w:rPr>
          <w:rFonts w:hAnsi="Times New Roman"/>
        </w:rPr>
        <w:t>defect</w:t>
      </w:r>
      <w:r>
        <w:rPr>
          <w:rFonts w:hAnsi="Times New Roman"/>
        </w:rPr>
        <w:t>含</w:t>
      </w:r>
      <w:r>
        <w:rPr>
          <w:rFonts w:hAnsi="Times New Roman"/>
        </w:rPr>
        <w:t>id</w:t>
      </w:r>
      <w:r>
        <w:rPr>
          <w:rFonts w:hAnsi="Times New Roman"/>
        </w:rPr>
        <w:t>、类别、置信度、</w:t>
      </w:r>
      <w:r>
        <w:rPr>
          <w:rFonts w:hAnsi="Times New Roman"/>
        </w:rPr>
        <w:t>bbox</w:t>
      </w:r>
      <w:r>
        <w:rPr>
          <w:rFonts w:hAnsi="Times New Roman"/>
        </w:rPr>
        <w:t>、可选</w:t>
      </w:r>
      <w:r>
        <w:rPr>
          <w:rFonts w:hAnsi="Times New Roman"/>
        </w:rPr>
        <w:t>mask</w:t>
      </w:r>
      <w:r>
        <w:rPr>
          <w:rFonts w:hAnsi="Times New Roman"/>
        </w:rPr>
        <w:t>、平面尺寸和</w:t>
      </w:r>
      <w:r>
        <w:rPr>
          <w:rFonts w:hAnsi="Times New Roman"/>
        </w:rPr>
        <w:t>rule_version</w:t>
      </w:r>
      <w:r>
        <w:rPr>
          <w:rFonts w:hAnsi="Times New Roman"/>
        </w:rPr>
        <w:t>。</w:t>
      </w:r>
      <w:r>
        <w:rPr>
          <w:rFonts w:hAnsi="Times New Roman"/>
        </w:rPr>
        <w:t>SUCCESS</w:t>
      </w:r>
      <w:r>
        <w:rPr>
          <w:rFonts w:hAnsi="Times New Roman"/>
        </w:rPr>
        <w:t>且</w:t>
      </w:r>
      <w:r>
        <w:rPr>
          <w:rFonts w:hAnsi="Times New Roman"/>
        </w:rPr>
        <w:t>defects</w:t>
      </w:r>
      <w:r>
        <w:rPr>
          <w:rFonts w:hAnsi="Times New Roman"/>
        </w:rPr>
        <w:t>为空时可判图像</w:t>
      </w:r>
      <w:r>
        <w:rPr>
          <w:rFonts w:hAnsi="Times New Roman"/>
        </w:rPr>
        <w:t>OK</w:t>
      </w:r>
      <w:r>
        <w:rPr>
          <w:rFonts w:hAnsi="Times New Roman"/>
        </w:rPr>
        <w:t>，其他状态不能用空数组表示合格；人工动作另存。</w:t>
      </w:r>
    </w:p>
    <w:p w14:paraId="13E639B7" w14:textId="77777777" w:rsidR="00A439FD" w:rsidRDefault="00000000">
      <w:pPr>
        <w:rPr>
          <w:rFonts w:hint="eastAsia"/>
        </w:rPr>
      </w:pPr>
      <w:r>
        <w:rPr>
          <w:rFonts w:hAnsi="Times New Roman"/>
        </w:rPr>
        <w:t>piece_result.json</w:t>
      </w:r>
      <w:r>
        <w:rPr>
          <w:rFonts w:hAnsi="Times New Roman"/>
        </w:rPr>
        <w:t>按</w:t>
      </w:r>
      <w:r>
        <w:rPr>
          <w:rFonts w:hAnsi="Times New Roman"/>
        </w:rPr>
        <w:t>piece_id</w:t>
      </w:r>
      <w:r>
        <w:rPr>
          <w:rFonts w:hAnsi="Times New Roman"/>
        </w:rPr>
        <w:t>和</w:t>
      </w:r>
      <w:r>
        <w:rPr>
          <w:rFonts w:hAnsi="Times New Roman"/>
        </w:rPr>
        <w:t>run_id</w:t>
      </w:r>
      <w:r>
        <w:rPr>
          <w:rFonts w:hAnsi="Times New Roman"/>
        </w:rPr>
        <w:t>聚合本次四面采集，并与旧</w:t>
      </w:r>
      <w:r>
        <w:rPr>
          <w:rFonts w:hAnsi="Times New Roman"/>
        </w:rPr>
        <w:t>1.x result.json</w:t>
      </w:r>
      <w:r>
        <w:rPr>
          <w:rFonts w:hAnsi="Times New Roman"/>
        </w:rPr>
        <w:t>保持独立契约。文件分为</w:t>
      </w:r>
      <w:r>
        <w:rPr>
          <w:rFonts w:hAnsi="Times New Roman"/>
        </w:rPr>
        <w:t>machine</w:t>
      </w:r>
      <w:r>
        <w:rPr>
          <w:rFonts w:hAnsi="Times New Roman"/>
        </w:rPr>
        <w:t>、</w:t>
      </w:r>
      <w:r>
        <w:rPr>
          <w:rFonts w:hAnsi="Times New Roman"/>
        </w:rPr>
        <w:t>rule</w:t>
      </w:r>
      <w:r>
        <w:rPr>
          <w:rFonts w:hAnsi="Times New Roman"/>
        </w:rPr>
        <w:t>、</w:t>
      </w:r>
      <w:r>
        <w:rPr>
          <w:rFonts w:hAnsi="Times New Roman"/>
        </w:rPr>
        <w:t>review_events</w:t>
      </w:r>
      <w:r>
        <w:rPr>
          <w:rFonts w:hAnsi="Times New Roman"/>
        </w:rPr>
        <w:t>和</w:t>
      </w:r>
      <w:r>
        <w:rPr>
          <w:rFonts w:hAnsi="Times New Roman"/>
        </w:rPr>
        <w:t>final</w:t>
      </w:r>
      <w:r>
        <w:rPr>
          <w:rFonts w:hAnsi="Times New Roman"/>
        </w:rPr>
        <w:t>四层：</w:t>
      </w:r>
      <w:r>
        <w:rPr>
          <w:rFonts w:hAnsi="Times New Roman"/>
        </w:rPr>
        <w:t>machine</w:t>
      </w:r>
      <w:r>
        <w:rPr>
          <w:rFonts w:hAnsi="Times New Roman"/>
        </w:rPr>
        <w:t>保存预期与实际</w:t>
      </w:r>
      <w:r>
        <w:rPr>
          <w:rFonts w:hAnsi="Times New Roman"/>
        </w:rPr>
        <w:t>surface</w:t>
      </w:r>
      <w:r>
        <w:rPr>
          <w:rFonts w:hAnsi="Times New Roman"/>
        </w:rPr>
        <w:t>、分段完整性、</w:t>
      </w:r>
      <w:r>
        <w:rPr>
          <w:rFonts w:hAnsi="Times New Roman"/>
        </w:rPr>
        <w:t>source_result_sha256</w:t>
      </w:r>
      <w:r>
        <w:rPr>
          <w:rFonts w:hAnsi="Times New Roman"/>
        </w:rPr>
        <w:t>、模型版本和</w:t>
      </w:r>
      <w:r>
        <w:rPr>
          <w:rFonts w:hAnsi="Times New Roman"/>
        </w:rPr>
        <w:t>machine_decision</w:t>
      </w:r>
      <w:r>
        <w:rPr>
          <w:rFonts w:hAnsi="Times New Roman"/>
        </w:rPr>
        <w:t>；</w:t>
      </w:r>
      <w:r>
        <w:rPr>
          <w:rFonts w:hAnsi="Times New Roman"/>
        </w:rPr>
        <w:t>rule</w:t>
      </w:r>
      <w:r>
        <w:rPr>
          <w:rFonts w:hAnsi="Times New Roman"/>
        </w:rPr>
        <w:t>保存</w:t>
      </w:r>
      <w:r>
        <w:rPr>
          <w:rFonts w:hAnsi="Times New Roman"/>
        </w:rPr>
        <w:t>rule_version</w:t>
      </w:r>
      <w:r>
        <w:rPr>
          <w:rFonts w:hAnsi="Times New Roman"/>
        </w:rPr>
        <w:t>、触发条款和</w:t>
      </w:r>
      <w:r>
        <w:rPr>
          <w:rFonts w:hAnsi="Times New Roman"/>
        </w:rPr>
        <w:lastRenderedPageBreak/>
        <w:t>rule_decision</w:t>
      </w:r>
      <w:r>
        <w:rPr>
          <w:rFonts w:hAnsi="Times New Roman"/>
        </w:rPr>
        <w:t>；</w:t>
      </w:r>
      <w:r>
        <w:rPr>
          <w:rFonts w:hAnsi="Times New Roman"/>
        </w:rPr>
        <w:t>review_events</w:t>
      </w:r>
      <w:r>
        <w:rPr>
          <w:rFonts w:hAnsi="Times New Roman"/>
        </w:rPr>
        <w:t>追加人员动作；</w:t>
      </w:r>
      <w:r>
        <w:rPr>
          <w:rFonts w:hAnsi="Times New Roman"/>
        </w:rPr>
        <w:t>final</w:t>
      </w:r>
      <w:r>
        <w:rPr>
          <w:rFonts w:hAnsi="Times New Roman"/>
        </w:rPr>
        <w:t>保存授权后的最终处置。聚合器先验证所有</w:t>
      </w:r>
      <w:r>
        <w:rPr>
          <w:rFonts w:hAnsi="Times New Roman"/>
        </w:rPr>
        <w:t>result.json</w:t>
      </w:r>
      <w:r>
        <w:rPr>
          <w:rFonts w:hAnsi="Times New Roman"/>
        </w:rPr>
        <w:t>的身份、面别、段号和哈希，再执行第</w:t>
      </w:r>
      <w:r>
        <w:rPr>
          <w:rFonts w:hAnsi="Times New Roman"/>
        </w:rPr>
        <w:t>5.5</w:t>
      </w:r>
      <w:r>
        <w:rPr>
          <w:rFonts w:hAnsi="Times New Roman"/>
        </w:rPr>
        <w:t>节的产品规则。</w:t>
      </w:r>
    </w:p>
    <w:p w14:paraId="0240CBD2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机器记录与人工记录分别保存。</w:t>
      </w:r>
      <w:r>
        <w:rPr>
          <w:rFonts w:hAnsi="Times New Roman"/>
        </w:rPr>
        <w:t>machine_decision</w:t>
      </w:r>
      <w:r>
        <w:rPr>
          <w:rFonts w:hAnsi="Times New Roman"/>
        </w:rPr>
        <w:t>和</w:t>
      </w:r>
      <w:r>
        <w:rPr>
          <w:rFonts w:hAnsi="Times New Roman"/>
        </w:rPr>
        <w:t>rule_decision</w:t>
      </w:r>
      <w:r>
        <w:rPr>
          <w:rFonts w:hAnsi="Times New Roman"/>
        </w:rPr>
        <w:t>生成后保持只读，复核操作向</w:t>
      </w:r>
      <w:r>
        <w:rPr>
          <w:rFonts w:hAnsi="Times New Roman"/>
        </w:rPr>
        <w:t>review_events</w:t>
      </w:r>
      <w:r>
        <w:rPr>
          <w:rFonts w:hAnsi="Times New Roman"/>
        </w:rPr>
        <w:t>追加</w:t>
      </w:r>
      <w:r>
        <w:rPr>
          <w:rFonts w:hAnsi="Times New Roman"/>
        </w:rPr>
        <w:t>review_action</w:t>
      </w:r>
      <w:r>
        <w:rPr>
          <w:rFonts w:hAnsi="Times New Roman"/>
        </w:rPr>
        <w:t>、</w:t>
      </w:r>
      <w:r>
        <w:rPr>
          <w:rFonts w:hAnsi="Times New Roman"/>
        </w:rPr>
        <w:t>reviewer</w:t>
      </w:r>
      <w:r>
        <w:rPr>
          <w:rFonts w:hAnsi="Times New Roman"/>
        </w:rPr>
        <w:t>、</w:t>
      </w:r>
      <w:r>
        <w:rPr>
          <w:rFonts w:hAnsi="Times New Roman"/>
        </w:rPr>
        <w:t>reviewed_at</w:t>
      </w:r>
      <w:r>
        <w:rPr>
          <w:rFonts w:hAnsi="Times New Roman"/>
        </w:rPr>
        <w:t>、</w:t>
      </w:r>
      <w:r>
        <w:rPr>
          <w:rFonts w:hAnsi="Times New Roman"/>
        </w:rPr>
        <w:t>reason</w:t>
      </w:r>
      <w:r>
        <w:rPr>
          <w:rFonts w:hAnsi="Times New Roman"/>
        </w:rPr>
        <w:t>和必要备注；</w:t>
      </w:r>
      <w:r>
        <w:rPr>
          <w:rFonts w:hAnsi="Times New Roman"/>
        </w:rPr>
        <w:t>final_decision</w:t>
      </w:r>
      <w:r>
        <w:rPr>
          <w:rFonts w:hAnsi="Times New Roman"/>
        </w:rPr>
        <w:t>由授权复核动作产生，并保留其依据。同步程序按声明的主版本选择解析器，遇到未知主版本时拒绝导入并保留源文件；</w:t>
      </w:r>
      <w:r>
        <w:rPr>
          <w:rFonts w:hAnsi="Times New Roman"/>
        </w:rPr>
        <w:t>surface</w:t>
      </w:r>
      <w:r>
        <w:rPr>
          <w:rFonts w:hAnsi="Times New Roman"/>
        </w:rPr>
        <w:t>、</w:t>
      </w:r>
      <w:r>
        <w:rPr>
          <w:rFonts w:hAnsi="Times New Roman"/>
        </w:rPr>
        <w:t>mask</w:t>
      </w:r>
      <w:r>
        <w:rPr>
          <w:rFonts w:hAnsi="Times New Roman"/>
        </w:rPr>
        <w:t>编码和</w:t>
      </w:r>
      <w:r>
        <w:rPr>
          <w:rFonts w:hAnsi="Times New Roman"/>
        </w:rPr>
        <w:t>Schema</w:t>
      </w:r>
      <w:r>
        <w:rPr>
          <w:rFonts w:hAnsi="Times New Roman"/>
        </w:rPr>
        <w:t>兼容范围在接口说明中统一定义。</w:t>
      </w:r>
    </w:p>
    <w:p w14:paraId="0AD7DC75" w14:textId="77777777" w:rsidR="00A439FD" w:rsidRDefault="00000000">
      <w:pPr>
        <w:pStyle w:val="11"/>
        <w:keepNext/>
      </w:pPr>
      <w:del w:id="51" w:author="软件组" w:date="2026-07-31T21:21:00Z">
        <w:r>
          <w:delText>表</w:delText>
        </w:r>
        <w:r>
          <w:delText xml:space="preserve">8  </w:delText>
        </w:r>
        <w:r>
          <w:delText>离线软件模块和责任边界</w:delText>
        </w:r>
      </w:del>
      <w:ins w:id="52" w:author="软件组" w:date="2026-07-31T21:21:00Z">
        <w:r>
          <w:t>表</w:t>
        </w:r>
        <w:r>
          <w:t xml:space="preserve">8  </w:t>
        </w:r>
        <w:r>
          <w:t>软件与应用模块责任边界</w:t>
        </w:r>
      </w:ins>
    </w:p>
    <w:tbl>
      <w:tblPr>
        <w:tblW w:w="8956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381"/>
        <w:gridCol w:w="2494"/>
        <w:gridCol w:w="2324"/>
      </w:tblGrid>
      <w:tr w:rsidR="00A439FD" w14:paraId="7A7C12AA" w14:textId="77777777">
        <w:trPr>
          <w:cantSplit/>
          <w:tblHeader/>
          <w:jc w:val="center"/>
        </w:trPr>
        <w:tc>
          <w:tcPr>
            <w:tcW w:w="175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12B9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模块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1AAA3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主要输入</w:t>
            </w:r>
          </w:p>
        </w:tc>
        <w:tc>
          <w:tcPr>
            <w:tcW w:w="249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C370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主要输出</w:t>
            </w:r>
          </w:p>
        </w:tc>
        <w:tc>
          <w:tcPr>
            <w:tcW w:w="232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7B088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失败原则</w:t>
            </w:r>
          </w:p>
        </w:tc>
      </w:tr>
      <w:tr w:rsidR="00A439FD" w14:paraId="1977296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50BFB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输入与任务管理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9585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路径、</w:t>
            </w:r>
            <w:r>
              <w:rPr>
                <w:rFonts w:hAnsi="Times New Roman"/>
                <w:sz w:val="17"/>
              </w:rPr>
              <w:t>manifest</w:t>
            </w:r>
            <w:r>
              <w:rPr>
                <w:rFonts w:hAnsi="Times New Roman"/>
                <w:sz w:val="17"/>
              </w:rPr>
              <w:t>、模型和配置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F491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task_id</w:t>
            </w:r>
            <w:r>
              <w:rPr>
                <w:rFonts w:hAnsi="Times New Roman"/>
                <w:sz w:val="17"/>
              </w:rPr>
              <w:t>、输入清单、预检结果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2D8E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输入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配置错误退出</w:t>
            </w:r>
            <w:r>
              <w:rPr>
                <w:rFonts w:hAnsi="Times New Roman"/>
                <w:sz w:val="17"/>
              </w:rPr>
              <w:t>2</w:t>
            </w:r>
          </w:p>
        </w:tc>
      </w:tr>
      <w:tr w:rsidR="00A439FD" w14:paraId="23F5964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CED7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图像质量门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F219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原图、标定和配方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931A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valid</w:t>
            </w:r>
            <w:r>
              <w:rPr>
                <w:rFonts w:hAnsi="Times New Roman"/>
                <w:sz w:val="17"/>
              </w:rPr>
              <w:t>、质量指标、原因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3385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不合格项转</w:t>
            </w:r>
            <w:r>
              <w:rPr>
                <w:rFonts w:hAnsi="Times New Roman"/>
                <w:sz w:val="17"/>
              </w:rPr>
              <w:t>REVIEW</w:t>
            </w:r>
          </w:p>
        </w:tc>
      </w:tr>
      <w:tr w:rsidR="00A439FD" w14:paraId="5CAC782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2395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主检执行器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EB6D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受控图像、发布权重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A2A9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图像级</w:t>
            </w:r>
            <w:r>
              <w:rPr>
                <w:rFonts w:hAnsi="Times New Roman"/>
                <w:sz w:val="17"/>
              </w:rPr>
              <w:t>result.json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057F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失败项隔离，禁止伪</w:t>
            </w:r>
            <w:r>
              <w:rPr>
                <w:rFonts w:hAnsi="Times New Roman"/>
                <w:sz w:val="17"/>
              </w:rPr>
              <w:t>OK</w:t>
            </w:r>
          </w:p>
        </w:tc>
      </w:tr>
      <w:tr w:rsidR="00A439FD" w14:paraId="446F460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A3194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产品聚合器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CEA8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四面多段</w:t>
            </w:r>
            <w:r>
              <w:rPr>
                <w:rFonts w:hAnsi="Times New Roman"/>
                <w:sz w:val="17"/>
              </w:rPr>
              <w:t>result</w:t>
            </w:r>
            <w:r>
              <w:rPr>
                <w:rFonts w:hAnsi="Times New Roman"/>
                <w:sz w:val="17"/>
              </w:rPr>
              <w:t>和身份事件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F4A1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piece_result.json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A1B8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缺图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冲突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超时转</w:t>
            </w:r>
            <w:r>
              <w:rPr>
                <w:rFonts w:hAnsi="Times New Roman"/>
                <w:sz w:val="17"/>
              </w:rPr>
              <w:t>REVIEW</w:t>
            </w:r>
          </w:p>
        </w:tc>
      </w:tr>
      <w:tr w:rsidR="00A439FD" w14:paraId="568BAE8F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EBD5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唯一同步脚本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3301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合法</w:t>
            </w:r>
            <w:r>
              <w:rPr>
                <w:rFonts w:hAnsi="Times New Roman"/>
                <w:sz w:val="17"/>
              </w:rPr>
              <w:t>Schema</w:t>
            </w:r>
            <w:r>
              <w:rPr>
                <w:rFonts w:hAnsi="Times New Roman"/>
                <w:sz w:val="17"/>
              </w:rPr>
              <w:t>及源哈希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8A8B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detector-ui jobs</w:t>
            </w:r>
            <w:r>
              <w:rPr>
                <w:rFonts w:hAnsi="Times New Roman"/>
                <w:sz w:val="17"/>
              </w:rPr>
              <w:t>、同步日志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D3D7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不兼容拒绝；重复同步幂等</w:t>
            </w:r>
          </w:p>
        </w:tc>
      </w:tr>
      <w:tr w:rsidR="00A439FD" w14:paraId="70752B3D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483DB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人工复核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3559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机器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规则结论与图像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6F39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追加</w:t>
            </w:r>
            <w:r>
              <w:rPr>
                <w:rFonts w:hAnsi="Times New Roman"/>
                <w:sz w:val="17"/>
              </w:rPr>
              <w:t>review_events</w:t>
            </w:r>
            <w:r>
              <w:rPr>
                <w:rFonts w:hAnsi="Times New Roman"/>
                <w:sz w:val="17"/>
              </w:rPr>
              <w:t>、</w:t>
            </w:r>
            <w:r>
              <w:rPr>
                <w:rFonts w:hAnsi="Times New Roman"/>
                <w:sz w:val="17"/>
              </w:rPr>
              <w:t>final_decision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CE11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不覆盖机器原字段</w:t>
            </w:r>
          </w:p>
        </w:tc>
      </w:tr>
      <w:tr w:rsidR="00A439FD" w14:paraId="7460E210" w14:textId="77777777">
        <w:trPr>
          <w:cantSplit/>
          <w:jc w:val="center"/>
          <w:ins w:id="53" w:author="软件组" w:date="2026-07-31T21:21:00Z"/>
        </w:trPr>
        <w:tc>
          <w:tcPr>
            <w:tcW w:w="1757" w:type="dxa"/>
          </w:tcPr>
          <w:p w14:paraId="5A08C05D" w14:textId="77777777" w:rsidR="00A439F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前端与</w:t>
            </w:r>
            <w:r>
              <w:rPr>
                <w:sz w:val="17"/>
              </w:rPr>
              <w:t>BI</w:t>
            </w:r>
          </w:p>
        </w:tc>
        <w:tc>
          <w:tcPr>
            <w:tcW w:w="2381" w:type="dxa"/>
          </w:tcPr>
          <w:p w14:paraId="1CC89DB5" w14:textId="77777777" w:rsidR="00A439FD" w:rsidRDefault="00000000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同步后的</w:t>
            </w:r>
            <w:r>
              <w:rPr>
                <w:sz w:val="17"/>
              </w:rPr>
              <w:t>jobs</w:t>
            </w:r>
            <w:r>
              <w:rPr>
                <w:sz w:val="17"/>
              </w:rPr>
              <w:t>与汇总指标</w:t>
            </w:r>
          </w:p>
        </w:tc>
        <w:tc>
          <w:tcPr>
            <w:tcW w:w="2494" w:type="dxa"/>
          </w:tcPr>
          <w:p w14:paraId="5756EE23" w14:textId="77777777" w:rsidR="00A439FD" w:rsidRDefault="00000000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复核页面、</w:t>
            </w:r>
            <w:r>
              <w:rPr>
                <w:sz w:val="17"/>
              </w:rPr>
              <w:t>BI</w:t>
            </w:r>
            <w:r>
              <w:rPr>
                <w:sz w:val="17"/>
              </w:rPr>
              <w:t>看板、反馈入口</w:t>
            </w:r>
          </w:p>
        </w:tc>
        <w:tc>
          <w:tcPr>
            <w:tcW w:w="2324" w:type="dxa"/>
          </w:tcPr>
          <w:p w14:paraId="3CFA9632" w14:textId="77777777" w:rsidR="00A439FD" w:rsidRDefault="00000000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不覆盖机器原字段</w:t>
            </w:r>
          </w:p>
        </w:tc>
      </w:tr>
      <w:tr w:rsidR="00A439FD" w14:paraId="79753411" w14:textId="77777777">
        <w:trPr>
          <w:cantSplit/>
          <w:jc w:val="center"/>
          <w:ins w:id="54" w:author="软件组" w:date="2026-07-31T21:21:00Z"/>
        </w:trPr>
        <w:tc>
          <w:tcPr>
            <w:tcW w:w="1757" w:type="dxa"/>
          </w:tcPr>
          <w:p w14:paraId="43CD8137" w14:textId="77777777" w:rsidR="00A439FD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后端</w:t>
            </w:r>
            <w:r>
              <w:rPr>
                <w:sz w:val="17"/>
              </w:rPr>
              <w:t>ETL</w:t>
            </w:r>
            <w:r>
              <w:rPr>
                <w:sz w:val="17"/>
              </w:rPr>
              <w:t>与薄</w:t>
            </w:r>
            <w:r>
              <w:rPr>
                <w:sz w:val="17"/>
              </w:rPr>
              <w:t>API</w:t>
            </w:r>
          </w:p>
        </w:tc>
        <w:tc>
          <w:tcPr>
            <w:tcW w:w="2381" w:type="dxa"/>
          </w:tcPr>
          <w:p w14:paraId="3DE2E922" w14:textId="77777777" w:rsidR="00A439FD" w:rsidRDefault="00000000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合法</w:t>
            </w:r>
            <w:r>
              <w:rPr>
                <w:sz w:val="17"/>
              </w:rPr>
              <w:t>JSON</w:t>
            </w:r>
            <w:r>
              <w:rPr>
                <w:sz w:val="17"/>
              </w:rPr>
              <w:t>、源哈希与配置</w:t>
            </w:r>
          </w:p>
        </w:tc>
        <w:tc>
          <w:tcPr>
            <w:tcW w:w="2494" w:type="dxa"/>
          </w:tcPr>
          <w:p w14:paraId="45168223" w14:textId="77777777" w:rsidR="00A439FD" w:rsidRDefault="00000000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业务库表、汇总指标、薄</w:t>
            </w:r>
            <w:r>
              <w:rPr>
                <w:sz w:val="17"/>
              </w:rPr>
              <w:t>API</w:t>
            </w:r>
          </w:p>
        </w:tc>
        <w:tc>
          <w:tcPr>
            <w:tcW w:w="2324" w:type="dxa"/>
          </w:tcPr>
          <w:p w14:paraId="0B8B48D1" w14:textId="77777777" w:rsidR="00A439FD" w:rsidRDefault="00000000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失败保留源文件；导入幂等</w:t>
            </w:r>
          </w:p>
        </w:tc>
      </w:tr>
    </w:tbl>
    <w:p w14:paraId="205B6E95" w14:textId="77777777" w:rsidR="00A439FD" w:rsidRDefault="00A439FD">
      <w:pPr>
        <w:ind w:firstLine="0"/>
        <w:rPr>
          <w:rFonts w:hint="eastAsia"/>
        </w:rPr>
      </w:pPr>
    </w:p>
    <w:p w14:paraId="6EAE0E16" w14:textId="77777777" w:rsidR="00A439FD" w:rsidRDefault="00000000">
      <w:pPr>
        <w:pStyle w:val="2"/>
        <w:rPr>
          <w:rFonts w:hint="eastAsia"/>
        </w:rPr>
      </w:pPr>
      <w:bookmarkStart w:id="55" w:name="_Toc236434590"/>
      <w:r>
        <w:t xml:space="preserve">6.4 </w:t>
      </w:r>
      <w:r>
        <w:t>异常处理与日志</w:t>
      </w:r>
      <w:bookmarkEnd w:id="55"/>
    </w:p>
    <w:p w14:paraId="265F5888" w14:textId="77777777" w:rsidR="00A439FD" w:rsidRDefault="00000000">
      <w:pPr>
        <w:rPr>
          <w:rFonts w:hint="eastAsia"/>
        </w:rPr>
      </w:pPr>
      <w:r>
        <w:rPr>
          <w:rFonts w:hAnsi="Times New Roman"/>
        </w:rPr>
        <w:t>异常按输入、采集、模型、运行、结果和同步分类，记录稳定</w:t>
      </w:r>
      <w:r>
        <w:rPr>
          <w:rFonts w:hAnsi="Times New Roman"/>
        </w:rPr>
        <w:t>error_code</w:t>
      </w:r>
      <w:r>
        <w:rPr>
          <w:rFonts w:hAnsi="Times New Roman"/>
        </w:rPr>
        <w:t>、时间、关联输入和处理动作。</w:t>
      </w:r>
    </w:p>
    <w:p w14:paraId="32D41AAC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批量任务隔离单项失败并写入</w:t>
      </w:r>
      <w:r>
        <w:rPr>
          <w:rFonts w:hAnsi="Times New Roman"/>
        </w:rPr>
        <w:t>failed_items</w:t>
      </w:r>
      <w:r>
        <w:rPr>
          <w:rFonts w:hAnsi="Times New Roman"/>
        </w:rPr>
        <w:t>；模型缺失、配置损坏或</w:t>
      </w:r>
      <w:r>
        <w:rPr>
          <w:rFonts w:hAnsi="Times New Roman"/>
        </w:rPr>
        <w:t>Schema</w:t>
      </w:r>
      <w:r>
        <w:rPr>
          <w:rFonts w:hAnsi="Times New Roman"/>
        </w:rPr>
        <w:t>失败时置为</w:t>
      </w:r>
      <w:r>
        <w:rPr>
          <w:rFonts w:hAnsi="Times New Roman"/>
        </w:rPr>
        <w:t>ERROR</w:t>
      </w:r>
      <w:r>
        <w:rPr>
          <w:rFonts w:hAnsi="Times New Roman"/>
        </w:rPr>
        <w:t>并禁止同步。</w:t>
      </w:r>
    </w:p>
    <w:p w14:paraId="0E0FF3FB" w14:textId="77777777" w:rsidR="00A439FD" w:rsidRDefault="00000000">
      <w:pPr>
        <w:rPr>
          <w:rFonts w:hint="eastAsia"/>
        </w:rPr>
      </w:pPr>
      <w:r>
        <w:rPr>
          <w:rFonts w:hAnsi="Times New Roman"/>
        </w:rPr>
        <w:t>日志保存版本、设备、配置、输入哈希、耗时、状态和异常摘要，任务摘要核对成功数、失败数、产品结论和同步状态。</w:t>
      </w:r>
    </w:p>
    <w:p w14:paraId="150FA034" w14:textId="77777777" w:rsidR="00A439FD" w:rsidRDefault="00000000">
      <w:pPr>
        <w:pStyle w:val="2"/>
        <w:rPr>
          <w:rFonts w:hint="eastAsia"/>
        </w:rPr>
      </w:pPr>
      <w:bookmarkStart w:id="56" w:name="_Toc236434591"/>
      <w:r>
        <w:t xml:space="preserve">6.5 </w:t>
      </w:r>
      <w:r>
        <w:t>与</w:t>
      </w:r>
      <w:r>
        <w:t>detector-ui</w:t>
      </w:r>
      <w:r>
        <w:t>的接口</w:t>
      </w:r>
      <w:bookmarkEnd w:id="56"/>
    </w:p>
    <w:p w14:paraId="1381B154" w14:textId="77777777" w:rsidR="00A439FD" w:rsidRDefault="00000000">
      <w:pPr>
        <w:rPr>
          <w:rFonts w:hint="eastAsia"/>
        </w:rPr>
      </w:pPr>
      <w:del w:id="57" w:author="软件组" w:date="2026-07-31T21:20:00Z">
        <w:r>
          <w:rPr>
            <w:rFonts w:hAnsi="Times New Roman"/>
          </w:rPr>
          <w:delText>同步程序是进入</w:delText>
        </w:r>
        <w:r>
          <w:rPr>
            <w:rFonts w:hAnsi="Times New Roman"/>
          </w:rPr>
          <w:delText>detector-ui</w:delText>
        </w:r>
        <w:r>
          <w:rPr>
            <w:rFonts w:hAnsi="Times New Roman"/>
          </w:rPr>
          <w:delText>的唯一转换点，负责</w:delText>
        </w:r>
        <w:r>
          <w:rPr>
            <w:rFonts w:hAnsi="Times New Roman"/>
          </w:rPr>
          <w:delText>Schema</w:delText>
        </w:r>
        <w:r>
          <w:rPr>
            <w:rFonts w:hAnsi="Times New Roman"/>
          </w:rPr>
          <w:delText>校验、类别与坐标转换、四面引用和状态映射，并写入源哈希、版本与时间；按哈希和</w:delText>
        </w:r>
        <w:r>
          <w:rPr>
            <w:rFonts w:hAnsi="Times New Roman"/>
          </w:rPr>
          <w:delText>task_id</w:delText>
        </w:r>
        <w:r>
          <w:rPr>
            <w:rFonts w:hAnsi="Times New Roman"/>
          </w:rPr>
          <w:delText>保证幂等。</w:delText>
        </w:r>
      </w:del>
      <w:ins w:id="58" w:author="软件组" w:date="2026-07-31T21:20:00Z">
        <w:r>
          <w:rPr>
            <w:rFonts w:hAnsi="Times New Roman"/>
          </w:rPr>
          <w:t>同步程序是进入</w:t>
        </w:r>
        <w:r>
          <w:rPr>
            <w:rFonts w:hAnsi="Times New Roman"/>
          </w:rPr>
          <w:t>detector-ui</w:t>
        </w:r>
        <w:r>
          <w:rPr>
            <w:rFonts w:hAnsi="Times New Roman"/>
          </w:rPr>
          <w:t>的唯一转换点，负责</w:t>
        </w:r>
        <w:r>
          <w:rPr>
            <w:rFonts w:hAnsi="Times New Roman"/>
          </w:rPr>
          <w:t>Schema</w:t>
        </w:r>
        <w:r>
          <w:rPr>
            <w:rFonts w:hAnsi="Times New Roman"/>
          </w:rPr>
          <w:t>校验、类别与坐标转换、四面引用和状态映射，并写入源哈希、版本与时间；按哈希和</w:t>
        </w:r>
        <w:r>
          <w:rPr>
            <w:rFonts w:hAnsi="Times New Roman"/>
          </w:rPr>
          <w:t>task_id</w:t>
        </w:r>
        <w:r>
          <w:rPr>
            <w:rFonts w:hAnsi="Times New Roman"/>
          </w:rPr>
          <w:t>保证幂等。同步产物同时作为第</w:t>
        </w:r>
        <w:r>
          <w:rPr>
            <w:rFonts w:hAnsi="Times New Roman"/>
          </w:rPr>
          <w:t>6.8</w:t>
        </w:r>
        <w:r>
          <w:rPr>
            <w:rFonts w:hAnsi="Times New Roman"/>
          </w:rPr>
          <w:t>节</w:t>
        </w:r>
        <w:r>
          <w:rPr>
            <w:rFonts w:hAnsi="Times New Roman"/>
          </w:rPr>
          <w:t>ETL</w:t>
        </w:r>
        <w:r>
          <w:rPr>
            <w:rFonts w:hAnsi="Times New Roman"/>
          </w:rPr>
          <w:t>入库的受控输入。</w:t>
        </w:r>
      </w:ins>
    </w:p>
    <w:p w14:paraId="717C8D19" w14:textId="77777777" w:rsidR="00A439FD" w:rsidRDefault="00000000">
      <w:pPr>
        <w:rPr>
          <w:rFonts w:hint="eastAsia"/>
        </w:rPr>
      </w:pPr>
      <w:r>
        <w:rPr>
          <w:rFonts w:hAnsi="Times New Roman"/>
        </w:rPr>
        <w:t>detector-ui</w:t>
      </w:r>
      <w:r>
        <w:rPr>
          <w:rFonts w:hAnsi="Times New Roman"/>
        </w:rPr>
        <w:t>展示四面图像、实例、机器判定、错误和复核。坐标问题通过</w:t>
      </w:r>
      <w:r>
        <w:rPr>
          <w:rFonts w:hAnsi="Times New Roman"/>
        </w:rPr>
        <w:t>image_size</w:t>
      </w:r>
      <w:r>
        <w:rPr>
          <w:rFonts w:hAnsi="Times New Roman"/>
        </w:rPr>
        <w:t>和同步日志定位，界面不改机器原始坐标；复核记录用于验收和难例回流。</w:t>
      </w:r>
    </w:p>
    <w:p w14:paraId="523DF104" w14:textId="77777777" w:rsidR="00A439FD" w:rsidRDefault="00000000">
      <w:pPr>
        <w:rPr>
          <w:rFonts w:hint="eastAsia"/>
        </w:rPr>
      </w:pPr>
      <w:r>
        <w:rPr>
          <w:rFonts w:hAnsi="Times New Roman"/>
        </w:rPr>
        <w:t>联调覆盖正常、多缺陷、部分失败、超时、未知</w:t>
      </w:r>
      <w:r>
        <w:rPr>
          <w:rFonts w:hAnsi="Times New Roman"/>
        </w:rPr>
        <w:t>Schema</w:t>
      </w:r>
      <w:r>
        <w:rPr>
          <w:rFonts w:hAnsi="Times New Roman"/>
        </w:rPr>
        <w:t>、重复同步和复核，检查状态、坐标、哈希、幂等和机器字段，并使用附录样例执行契约回归。</w:t>
      </w:r>
    </w:p>
    <w:p w14:paraId="2D5406E3" w14:textId="77777777" w:rsidR="00A439FD" w:rsidRDefault="00000000">
      <w:pPr>
        <w:pStyle w:val="2"/>
        <w:rPr>
          <w:rFonts w:hint="eastAsia"/>
        </w:rPr>
      </w:pPr>
      <w:bookmarkStart w:id="59" w:name="_Toc236434592"/>
      <w:r>
        <w:t>6.6 MES/QMS</w:t>
      </w:r>
      <w:r>
        <w:t>预留接口</w:t>
      </w:r>
      <w:bookmarkEnd w:id="59"/>
    </w:p>
    <w:p w14:paraId="0B99038A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本期运行不依赖</w:t>
      </w:r>
      <w:r>
        <w:rPr>
          <w:rFonts w:hAnsi="Times New Roman"/>
        </w:rPr>
        <w:t>MES/QMS</w:t>
      </w:r>
      <w:r>
        <w:rPr>
          <w:rFonts w:hAnsi="Times New Roman"/>
        </w:rPr>
        <w:t>。预留适配层接收工单与身份，输出经复核的结论、缺陷摘要、版本和记录索引；外部系统不修改</w:t>
      </w:r>
      <w:r>
        <w:rPr>
          <w:rFonts w:hAnsi="Times New Roman"/>
        </w:rPr>
        <w:t>defects</w:t>
      </w:r>
      <w:r>
        <w:rPr>
          <w:rFonts w:hAnsi="Times New Roman"/>
        </w:rPr>
        <w:t>和</w:t>
      </w:r>
      <w:r>
        <w:rPr>
          <w:rFonts w:hAnsi="Times New Roman"/>
        </w:rPr>
        <w:t>machine_decision</w:t>
      </w:r>
      <w:r>
        <w:rPr>
          <w:rFonts w:hAnsi="Times New Roman"/>
        </w:rPr>
        <w:t>。</w:t>
      </w:r>
    </w:p>
    <w:p w14:paraId="08298D25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联机状态下仍先在本地落盘，断网时进入待同步队列，恢复后幂等补传；字段、鉴权、重试、冲突和审计按企业接口规范配置。</w:t>
      </w:r>
    </w:p>
    <w:p w14:paraId="3D1866E9" w14:textId="77777777" w:rsidR="00A439FD" w:rsidRDefault="00000000">
      <w:pPr>
        <w:rPr>
          <w:rFonts w:hint="eastAsia"/>
        </w:rPr>
      </w:pPr>
      <w:r>
        <w:rPr>
          <w:rFonts w:hAnsi="Times New Roman"/>
        </w:rPr>
        <w:t>CLI</w:t>
      </w:r>
      <w:r>
        <w:rPr>
          <w:rFonts w:hAnsi="Times New Roman"/>
        </w:rPr>
        <w:t>、完整</w:t>
      </w:r>
      <w:r>
        <w:rPr>
          <w:rFonts w:hAnsi="Times New Roman"/>
        </w:rPr>
        <w:t>JSON</w:t>
      </w:r>
      <w:r>
        <w:rPr>
          <w:rFonts w:hAnsi="Times New Roman"/>
        </w:rPr>
        <w:t>、</w:t>
      </w:r>
      <w:r>
        <w:rPr>
          <w:rFonts w:hAnsi="Times New Roman"/>
        </w:rPr>
        <w:t>Schema</w:t>
      </w:r>
      <w:r>
        <w:rPr>
          <w:rFonts w:hAnsi="Times New Roman"/>
        </w:rPr>
        <w:t>、错误代码和目录规范见附录。</w:t>
      </w:r>
    </w:p>
    <w:p w14:paraId="6C30C166" w14:textId="77777777" w:rsidR="00A439FD" w:rsidRDefault="00000000">
      <w:pPr>
        <w:pStyle w:val="2"/>
        <w:rPr>
          <w:ins w:id="60" w:author="软件组" w:date="2026-07-31T21:21:00Z"/>
          <w:rFonts w:ascii="Times New Roman" w:eastAsia="仿宋_GB2312" w:hAnsi="Times New Roman"/>
        </w:rPr>
      </w:pPr>
      <w:ins w:id="61" w:author="软件组" w:date="2026-07-31T21:21:00Z">
        <w:r>
          <w:rPr>
            <w:rFonts w:ascii="Times New Roman" w:eastAsia="仿宋_GB2312" w:hAnsi="Times New Roman"/>
          </w:rPr>
          <w:t xml:space="preserve">6.7 </w:t>
        </w:r>
        <w:r>
          <w:rPr>
            <w:rFonts w:ascii="Times New Roman" w:eastAsia="仿宋_GB2312" w:hAnsi="Times New Roman"/>
          </w:rPr>
          <w:t>前端与</w:t>
        </w:r>
        <w:r>
          <w:rPr>
            <w:rFonts w:ascii="Times New Roman" w:eastAsia="仿宋_GB2312" w:hAnsi="Times New Roman"/>
          </w:rPr>
          <w:t>BI</w:t>
        </w:r>
        <w:r>
          <w:rPr>
            <w:rFonts w:ascii="Times New Roman" w:eastAsia="仿宋_GB2312" w:hAnsi="Times New Roman"/>
          </w:rPr>
          <w:t>展示</w:t>
        </w:r>
      </w:ins>
    </w:p>
    <w:p w14:paraId="25784E35" w14:textId="77777777" w:rsidR="00A439FD" w:rsidRDefault="00000000">
      <w:pPr>
        <w:rPr>
          <w:ins w:id="62" w:author="软件组" w:date="2026-07-31T21:21:00Z"/>
          <w:rFonts w:hAnsi="Times New Roman"/>
        </w:rPr>
      </w:pPr>
      <w:ins w:id="63" w:author="软件组" w:date="2026-07-31T21:21:00Z">
        <w:r>
          <w:rPr>
            <w:rFonts w:hAnsi="Times New Roman"/>
          </w:rPr>
          <w:t>前端是检测应用的人机入口，本期保持简单，分为两类页面。</w:t>
        </w:r>
        <w:r>
          <w:rPr>
            <w:rFonts w:hAnsi="Times New Roman"/>
          </w:rPr>
          <w:t>detector-ui</w:t>
        </w:r>
        <w:r>
          <w:rPr>
            <w:rFonts w:hAnsi="Times New Roman"/>
          </w:rPr>
          <w:t>面向操作与复核：展示四面原图与叠加框、缺陷列表、机器结论、错误码和复核动作，支持按</w:t>
        </w:r>
        <w:r>
          <w:rPr>
            <w:rFonts w:hAnsi="Times New Roman"/>
          </w:rPr>
          <w:t>piece_id</w:t>
        </w:r>
        <w:r>
          <w:rPr>
            <w:rFonts w:hAnsi="Times New Roman"/>
          </w:rPr>
          <w:t>回放；界面只追加</w:t>
        </w:r>
        <w:r>
          <w:rPr>
            <w:rFonts w:hAnsi="Times New Roman"/>
          </w:rPr>
          <w:t>review</w:t>
        </w:r>
        <w:r>
          <w:rPr>
            <w:rFonts w:hAnsi="Times New Roman"/>
          </w:rPr>
          <w:t>记录，不改写机器原始坐标与结论。管理</w:t>
        </w:r>
        <w:r>
          <w:rPr>
            <w:rFonts w:hAnsi="Times New Roman"/>
          </w:rPr>
          <w:t>BI</w:t>
        </w:r>
        <w:r>
          <w:rPr>
            <w:rFonts w:hAnsi="Times New Roman"/>
          </w:rPr>
          <w:t>面向课题与产线管理：以看板展示批次</w:t>
        </w:r>
        <w:r>
          <w:rPr>
            <w:rFonts w:hAnsi="Times New Roman"/>
          </w:rPr>
          <w:t>/</w:t>
        </w:r>
        <w:r>
          <w:rPr>
            <w:rFonts w:hAnsi="Times New Roman"/>
          </w:rPr>
          <w:t>班次合格率、缺陷类别分布、</w:t>
        </w:r>
        <w:r>
          <w:rPr>
            <w:rFonts w:hAnsi="Times New Roman"/>
          </w:rPr>
          <w:t>REVIEW</w:t>
        </w:r>
        <w:r>
          <w:rPr>
            <w:rFonts w:hAnsi="Times New Roman"/>
          </w:rPr>
          <w:t>率、模型版本、节拍效率，以及里程碑、风险与资源摘要；质量类指标无数据时灰显占位，不虚构数值。</w:t>
        </w:r>
      </w:ins>
    </w:p>
    <w:p w14:paraId="135D0D51" w14:textId="77777777" w:rsidR="00A439FD" w:rsidRDefault="00000000">
      <w:pPr>
        <w:rPr>
          <w:ins w:id="64" w:author="软件组" w:date="2026-07-31T21:21:00Z"/>
          <w:rFonts w:hAnsi="Times New Roman"/>
        </w:rPr>
      </w:pPr>
      <w:ins w:id="65" w:author="软件组" w:date="2026-07-31T21:21:00Z">
        <w:r>
          <w:rPr>
            <w:rFonts w:hAnsi="Times New Roman"/>
          </w:rPr>
          <w:t>页面采用轻量</w:t>
        </w:r>
        <w:r>
          <w:rPr>
            <w:rFonts w:hAnsi="Times New Roman"/>
          </w:rPr>
          <w:t>Web</w:t>
        </w:r>
        <w:r>
          <w:rPr>
            <w:rFonts w:hAnsi="Times New Roman"/>
          </w:rPr>
          <w:t>实现（</w:t>
        </w:r>
        <w:r>
          <w:rPr>
            <w:rFonts w:hAnsi="Times New Roman"/>
          </w:rPr>
          <w:t>React/Vite</w:t>
        </w:r>
        <w:r>
          <w:rPr>
            <w:rFonts w:hAnsi="Times New Roman"/>
          </w:rPr>
          <w:t>）。只读数据优先由同步脚本写入静态</w:t>
        </w:r>
        <w:r>
          <w:rPr>
            <w:rFonts w:hAnsi="Times New Roman"/>
          </w:rPr>
          <w:t>JSON</w:t>
        </w:r>
        <w:r>
          <w:rPr>
            <w:rFonts w:hAnsi="Times New Roman"/>
          </w:rPr>
          <w:t>后直读；确需写入时走薄后端接口。</w:t>
        </w:r>
        <w:r>
          <w:rPr>
            <w:rFonts w:hAnsi="Times New Roman"/>
          </w:rPr>
          <w:t>BI</w:t>
        </w:r>
        <w:r>
          <w:rPr>
            <w:rFonts w:hAnsi="Times New Roman"/>
          </w:rPr>
          <w:t>与企业检测明细分离：管理类指标可内网或受控站点发布，原图与逐件检测明细默认留在本地。首版页面控制在检测复核、总览看板、批次质量、模型与效率、反馈入口五类即可，避免堆砌无关模块。</w:t>
        </w:r>
      </w:ins>
    </w:p>
    <w:p w14:paraId="73D48988" w14:textId="77777777" w:rsidR="00A439FD" w:rsidRDefault="00000000">
      <w:pPr>
        <w:pStyle w:val="2"/>
        <w:rPr>
          <w:ins w:id="66" w:author="软件组" w:date="2026-07-31T21:21:00Z"/>
          <w:rFonts w:ascii="Times New Roman" w:eastAsia="仿宋_GB2312" w:hAnsi="Times New Roman"/>
        </w:rPr>
      </w:pPr>
      <w:ins w:id="67" w:author="软件组" w:date="2026-07-31T21:21:00Z">
        <w:r>
          <w:rPr>
            <w:rFonts w:ascii="Times New Roman" w:eastAsia="仿宋_GB2312" w:hAnsi="Times New Roman"/>
          </w:rPr>
          <w:t xml:space="preserve">6.8 </w:t>
        </w:r>
        <w:r>
          <w:rPr>
            <w:rFonts w:ascii="Times New Roman" w:eastAsia="仿宋_GB2312" w:hAnsi="Times New Roman"/>
          </w:rPr>
          <w:t>后端数据服务与</w:t>
        </w:r>
        <w:r>
          <w:rPr>
            <w:rFonts w:ascii="Times New Roman" w:eastAsia="仿宋_GB2312" w:hAnsi="Times New Roman"/>
          </w:rPr>
          <w:t>ETL</w:t>
        </w:r>
      </w:ins>
    </w:p>
    <w:p w14:paraId="3BAD0D95" w14:textId="77777777" w:rsidR="00A439FD" w:rsidRDefault="00000000">
      <w:pPr>
        <w:rPr>
          <w:ins w:id="68" w:author="软件组" w:date="2026-07-31T21:21:00Z"/>
          <w:rFonts w:hAnsi="Times New Roman"/>
        </w:rPr>
      </w:pPr>
      <w:ins w:id="69" w:author="软件组" w:date="2026-07-31T21:21:00Z">
        <w:r>
          <w:rPr>
            <w:rFonts w:hAnsi="Times New Roman"/>
          </w:rPr>
          <w:t>后端保持轻量，不引入复杂微服务或消息队列。主要职责三项：结果入库</w:t>
        </w:r>
        <w:r>
          <w:rPr>
            <w:rFonts w:hAnsi="Times New Roman"/>
          </w:rPr>
          <w:t>——</w:t>
        </w:r>
        <w:r>
          <w:rPr>
            <w:rFonts w:hAnsi="Times New Roman"/>
          </w:rPr>
          <w:t>将通过</w:t>
        </w:r>
        <w:r>
          <w:rPr>
            <w:rFonts w:hAnsi="Times New Roman"/>
          </w:rPr>
          <w:t>Schema</w:t>
        </w:r>
        <w:r>
          <w:rPr>
            <w:rFonts w:hAnsi="Times New Roman"/>
          </w:rPr>
          <w:t>校验的</w:t>
        </w:r>
        <w:r>
          <w:rPr>
            <w:rFonts w:hAnsi="Times New Roman"/>
          </w:rPr>
          <w:t>result.json</w:t>
        </w:r>
        <w:r>
          <w:rPr>
            <w:rFonts w:hAnsi="Times New Roman"/>
          </w:rPr>
          <w:t>与</w:t>
        </w:r>
        <w:r>
          <w:rPr>
            <w:rFonts w:hAnsi="Times New Roman"/>
          </w:rPr>
          <w:t>piece_result.json</w:t>
        </w:r>
        <w:r>
          <w:rPr>
            <w:rFonts w:hAnsi="Times New Roman"/>
          </w:rPr>
          <w:t>经</w:t>
        </w:r>
        <w:r>
          <w:rPr>
            <w:rFonts w:hAnsi="Times New Roman"/>
          </w:rPr>
          <w:t>ETL</w:t>
        </w:r>
        <w:r>
          <w:rPr>
            <w:rFonts w:hAnsi="Times New Roman"/>
          </w:rPr>
          <w:t>清洗、去重后写入本地业务库（建议</w:t>
        </w:r>
        <w:r>
          <w:rPr>
            <w:rFonts w:hAnsi="Times New Roman"/>
          </w:rPr>
          <w:t>SQLite</w:t>
        </w:r>
        <w:r>
          <w:rPr>
            <w:rFonts w:hAnsi="Times New Roman"/>
          </w:rPr>
          <w:t>或同等轻量库），覆盖件、面、缺陷实例、复核事件与模型</w:t>
        </w:r>
        <w:r>
          <w:rPr>
            <w:rFonts w:hAnsi="Times New Roman"/>
          </w:rPr>
          <w:t>/</w:t>
        </w:r>
        <w:r>
          <w:rPr>
            <w:rFonts w:hAnsi="Times New Roman"/>
          </w:rPr>
          <w:t>规则版本；指标汇总</w:t>
        </w:r>
        <w:r>
          <w:rPr>
            <w:rFonts w:hAnsi="Times New Roman"/>
          </w:rPr>
          <w:t>——</w:t>
        </w:r>
        <w:r>
          <w:rPr>
            <w:rFonts w:hAnsi="Times New Roman"/>
          </w:rPr>
          <w:t>按批次、班次、类别和</w:t>
        </w:r>
        <w:r>
          <w:rPr>
            <w:rFonts w:hAnsi="Times New Roman"/>
          </w:rPr>
          <w:lastRenderedPageBreak/>
          <w:t>模型版本聚合合格率、误报漏报与</w:t>
        </w:r>
        <w:r>
          <w:rPr>
            <w:rFonts w:hAnsi="Times New Roman"/>
          </w:rPr>
          <w:t>REVIEW</w:t>
        </w:r>
        <w:r>
          <w:rPr>
            <w:rFonts w:hAnsi="Times New Roman"/>
          </w:rPr>
          <w:t>工作量，供</w:t>
        </w:r>
        <w:r>
          <w:rPr>
            <w:rFonts w:hAnsi="Times New Roman"/>
          </w:rPr>
          <w:t>BI</w:t>
        </w:r>
        <w:r>
          <w:rPr>
            <w:rFonts w:hAnsi="Times New Roman"/>
          </w:rPr>
          <w:t>查询；薄</w:t>
        </w:r>
        <w:r>
          <w:rPr>
            <w:rFonts w:hAnsi="Times New Roman"/>
          </w:rPr>
          <w:t>API——</w:t>
        </w:r>
        <w:r>
          <w:rPr>
            <w:rFonts w:hAnsi="Times New Roman"/>
          </w:rPr>
          <w:t>提供任务列表、单件详情、复核写入及反馈落盘。</w:t>
        </w:r>
        <w:r>
          <w:rPr>
            <w:rFonts w:hAnsi="Times New Roman"/>
          </w:rPr>
          <w:t>MES/QMS</w:t>
        </w:r>
        <w:r>
          <w:rPr>
            <w:rFonts w:hAnsi="Times New Roman"/>
          </w:rPr>
          <w:t>仍走第</w:t>
        </w:r>
        <w:r>
          <w:rPr>
            <w:rFonts w:hAnsi="Times New Roman"/>
          </w:rPr>
          <w:t>6.6</w:t>
        </w:r>
        <w:r>
          <w:rPr>
            <w:rFonts w:hAnsi="Times New Roman"/>
          </w:rPr>
          <w:t>节预留适配层。</w:t>
        </w:r>
      </w:ins>
    </w:p>
    <w:p w14:paraId="78EEEB9C" w14:textId="77777777" w:rsidR="00A439FD" w:rsidRDefault="00000000">
      <w:pPr>
        <w:rPr>
          <w:ins w:id="70" w:author="软件组" w:date="2026-07-31T21:21:00Z"/>
          <w:rFonts w:hAnsi="Times New Roman"/>
        </w:rPr>
      </w:pPr>
      <w:ins w:id="71" w:author="软件组" w:date="2026-07-31T21:21:00Z">
        <w:r>
          <w:rPr>
            <w:rFonts w:hAnsi="Times New Roman"/>
          </w:rPr>
          <w:t>检测主路径仍以文件落盘为事实源，数据库为查询与看板加速层。</w:t>
        </w:r>
        <w:r>
          <w:rPr>
            <w:rFonts w:hAnsi="Times New Roman"/>
          </w:rPr>
          <w:t>ETL</w:t>
        </w:r>
        <w:r>
          <w:rPr>
            <w:rFonts w:hAnsi="Times New Roman"/>
          </w:rPr>
          <w:t>失败不得删除源</w:t>
        </w:r>
        <w:r>
          <w:rPr>
            <w:rFonts w:hAnsi="Times New Roman"/>
          </w:rPr>
          <w:t>JSON</w:t>
        </w:r>
        <w:r>
          <w:rPr>
            <w:rFonts w:hAnsi="Times New Roman"/>
          </w:rPr>
          <w:t>；重复导入按</w:t>
        </w:r>
        <w:r>
          <w:rPr>
            <w:rFonts w:hAnsi="Times New Roman"/>
          </w:rPr>
          <w:t>piece_id</w:t>
        </w:r>
        <w:r>
          <w:rPr>
            <w:rFonts w:hAnsi="Times New Roman"/>
          </w:rPr>
          <w:t>与</w:t>
        </w:r>
        <w:r>
          <w:rPr>
            <w:rFonts w:hAnsi="Times New Roman"/>
          </w:rPr>
          <w:t>run_id</w:t>
        </w:r>
        <w:r>
          <w:rPr>
            <w:rFonts w:hAnsi="Times New Roman"/>
          </w:rPr>
          <w:t>幂等；入库记录保留源文件哈希与同步时间。本期不强制上线重型数仓，满足看板查询、验收追溯和后续扩展即可。</w:t>
        </w:r>
      </w:ins>
    </w:p>
    <w:p w14:paraId="00D1C1C0" w14:textId="77777777" w:rsidR="00A439FD" w:rsidRDefault="00000000">
      <w:pPr>
        <w:rPr>
          <w:rFonts w:hint="eastAsia"/>
        </w:rPr>
      </w:pPr>
      <w:r>
        <w:br w:type="page"/>
      </w:r>
    </w:p>
    <w:p w14:paraId="0A02A2D1" w14:textId="77777777" w:rsidR="00A439FD" w:rsidRDefault="00000000">
      <w:pPr>
        <w:pStyle w:val="1"/>
      </w:pPr>
      <w:bookmarkStart w:id="72" w:name="_Toc236434593"/>
      <w:r>
        <w:lastRenderedPageBreak/>
        <w:t>七、测试与验收</w:t>
      </w:r>
      <w:bookmarkEnd w:id="72"/>
    </w:p>
    <w:p w14:paraId="222CEB05" w14:textId="77777777" w:rsidR="00A439FD" w:rsidRDefault="00000000">
      <w:pPr>
        <w:pStyle w:val="2"/>
        <w:rPr>
          <w:rFonts w:hint="eastAsia"/>
        </w:rPr>
      </w:pPr>
      <w:bookmarkStart w:id="73" w:name="_Toc236434594"/>
      <w:r>
        <w:t xml:space="preserve">7.1 </w:t>
      </w:r>
      <w:r>
        <w:t>测试阶段与进入条件</w:t>
      </w:r>
      <w:bookmarkEnd w:id="73"/>
    </w:p>
    <w:p w14:paraId="3040DB8C" w14:textId="77777777" w:rsidR="00A439FD" w:rsidRDefault="00000000">
      <w:pPr>
        <w:rPr>
          <w:rFonts w:hint="eastAsia"/>
        </w:rPr>
      </w:pPr>
      <w:r>
        <w:rPr>
          <w:rFonts w:hAnsi="Times New Roman"/>
        </w:rPr>
        <w:t>测试按工位与成像确认、软件接口测试、模型金样回归、</w:t>
      </w:r>
      <w:r>
        <w:rPr>
          <w:rFonts w:hAnsi="Times New Roman"/>
        </w:rPr>
        <w:t>50</w:t>
      </w:r>
      <w:r>
        <w:rPr>
          <w:rFonts w:hAnsi="Times New Roman"/>
        </w:rPr>
        <w:t>件盲测、人工</w:t>
      </w:r>
      <w:r>
        <w:rPr>
          <w:rFonts w:hAnsi="Times New Roman"/>
        </w:rPr>
        <w:t>—</w:t>
      </w:r>
      <w:r>
        <w:rPr>
          <w:rFonts w:hAnsi="Times New Roman"/>
        </w:rPr>
        <w:t>机器效率对照和第三方使用验证依次进行。前一阶段输出作为后一阶段输入：成像确认提供定版配方，接口测试提供稳定</w:t>
      </w:r>
      <w:r>
        <w:rPr>
          <w:rFonts w:hAnsi="Times New Roman"/>
        </w:rPr>
        <w:t>Schema</w:t>
      </w:r>
      <w:r>
        <w:rPr>
          <w:rFonts w:hAnsi="Times New Roman"/>
        </w:rPr>
        <w:t>，金样回归提供发布包，盲测和效率对照形成任务书验收记录。演示截图用于说明界面状态，正式结论以原始测试记录为准。</w:t>
      </w:r>
    </w:p>
    <w:p w14:paraId="433358F2" w14:textId="77777777" w:rsidR="00A439FD" w:rsidRDefault="00000000">
      <w:pPr>
        <w:rPr>
          <w:rFonts w:hint="eastAsia"/>
        </w:rPr>
      </w:pPr>
      <w:r>
        <w:rPr>
          <w:rFonts w:hAnsi="Times New Roman"/>
        </w:rPr>
        <w:t>正式盲测启动前完成裂纹、气泡和划伤三类定义、</w:t>
      </w:r>
      <w:r>
        <w:rPr>
          <w:rFonts w:hAnsi="Times New Roman"/>
        </w:rPr>
        <w:t>50</w:t>
      </w:r>
      <w:r>
        <w:rPr>
          <w:rFonts w:hAnsi="Times New Roman"/>
        </w:rPr>
        <w:t>件样件清单、真值规则、四工位配方、模型与阈值、</w:t>
      </w:r>
      <w:r>
        <w:rPr>
          <w:rFonts w:hAnsi="Times New Roman"/>
        </w:rPr>
        <w:t>Schema</w:t>
      </w:r>
      <w:r>
        <w:rPr>
          <w:rFonts w:hAnsi="Times New Roman"/>
        </w:rPr>
        <w:t>、统计口径和角色分工的定版。测试开始后锁定模型、阈值、样件顺序和统计脚本哈希。</w:t>
      </w:r>
    </w:p>
    <w:p w14:paraId="23E81E42" w14:textId="77777777" w:rsidR="00A439FD" w:rsidRDefault="00000000">
      <w:pPr>
        <w:rPr>
          <w:rFonts w:hint="eastAsia"/>
        </w:rPr>
      </w:pPr>
      <w:r>
        <w:rPr>
          <w:rFonts w:hAnsi="Times New Roman"/>
        </w:rPr>
        <w:t>成像确认检查四面覆盖、</w:t>
      </w:r>
      <w:r>
        <w:rPr>
          <w:rFonts w:hAnsi="Times New Roman"/>
        </w:rPr>
        <w:t>R</w:t>
      </w:r>
      <w:r>
        <w:rPr>
          <w:rFonts w:hAnsi="Times New Roman"/>
        </w:rPr>
        <w:t>角、焦点、亮度、饱和、运动形变、触发完整性及产品表面是否新增痕迹。软件接口阶段执行正常与异常场景，金样回归比较新发布版本与上一稳定版本。身份、成像或</w:t>
      </w:r>
      <w:r>
        <w:rPr>
          <w:rFonts w:hAnsi="Times New Roman"/>
        </w:rPr>
        <w:t>Schema</w:t>
      </w:r>
      <w:r>
        <w:rPr>
          <w:rFonts w:hAnsi="Times New Roman"/>
        </w:rPr>
        <w:t>问题整改并复测通过后进入盲测。</w:t>
      </w:r>
    </w:p>
    <w:p w14:paraId="1ADDA026" w14:textId="77777777" w:rsidR="00A439FD" w:rsidRDefault="00000000">
      <w:pPr>
        <w:pStyle w:val="2"/>
        <w:rPr>
          <w:rFonts w:hint="eastAsia"/>
        </w:rPr>
      </w:pPr>
      <w:bookmarkStart w:id="74" w:name="_Toc236434595"/>
      <w:r>
        <w:t>7.2 50</w:t>
      </w:r>
      <w:r>
        <w:t>件盲测组成与封存</w:t>
      </w:r>
      <w:bookmarkEnd w:id="74"/>
    </w:p>
    <w:p w14:paraId="435580EF" w14:textId="77777777" w:rsidR="00A439FD" w:rsidRDefault="00000000">
      <w:pPr>
        <w:rPr>
          <w:rFonts w:hint="eastAsia"/>
        </w:rPr>
      </w:pPr>
      <w:r>
        <w:t>盲测集由不少于</w:t>
      </w:r>
      <w:r>
        <w:t>50</w:t>
      </w:r>
      <w:r>
        <w:t>个有效且互不重复的</w:t>
      </w:r>
      <w:r>
        <w:t>piece_id</w:t>
      </w:r>
      <w:r>
        <w:t>组成，覆盖良品、至少三类缺陷正例、困难负样本和多缺陷样本；同一产品的四面、多段和复拍仍按一件统计。质量方在模型与阈值定版前确认样本构成、完成编号和封存，并保证每个验收类别均可独立统计，不预设固定的类别件数。</w:t>
      </w:r>
    </w:p>
    <w:p w14:paraId="42403454" w14:textId="77777777" w:rsidR="00A439FD" w:rsidRDefault="00000000">
      <w:pPr>
        <w:rPr>
          <w:rFonts w:hint="eastAsia"/>
        </w:rPr>
      </w:pPr>
      <w:r>
        <w:rPr>
          <w:rFonts w:hAnsi="Times New Roman"/>
        </w:rPr>
        <w:t>样件管理员建立随机顺序和封存清单，保存</w:t>
      </w:r>
      <w:r>
        <w:rPr>
          <w:rFonts w:hAnsi="Times New Roman"/>
        </w:rPr>
        <w:t>piece_id</w:t>
      </w:r>
      <w:r>
        <w:rPr>
          <w:rFonts w:hAnsi="Times New Roman"/>
        </w:rPr>
        <w:t>、</w:t>
      </w:r>
      <w:r>
        <w:rPr>
          <w:rFonts w:hAnsi="Times New Roman"/>
        </w:rPr>
        <w:t>batch_id</w:t>
      </w:r>
      <w:r>
        <w:rPr>
          <w:rFonts w:hAnsi="Times New Roman"/>
        </w:rPr>
        <w:t>、产品类型、四面状态、样件包装或位置及文件哈希。算法团队获得不含真值的</w:t>
      </w:r>
      <w:r>
        <w:rPr>
          <w:rFonts w:hAnsi="Times New Roman"/>
        </w:rPr>
        <w:lastRenderedPageBreak/>
        <w:t>输入包，质量或工艺人员保管真值表。测试完成前不公开类别分布与单件结论，软件故障处理只能依据</w:t>
      </w:r>
      <w:r>
        <w:rPr>
          <w:rFonts w:hAnsi="Times New Roman"/>
        </w:rPr>
        <w:t>error_code</w:t>
      </w:r>
      <w:r>
        <w:rPr>
          <w:rFonts w:hAnsi="Times New Roman"/>
        </w:rPr>
        <w:t>、日志和无真值图像信息。</w:t>
      </w:r>
    </w:p>
    <w:p w14:paraId="34245CBF" w14:textId="77777777" w:rsidR="00A439FD" w:rsidRDefault="00000000">
      <w:pPr>
        <w:rPr>
          <w:rFonts w:hint="eastAsia"/>
        </w:rPr>
      </w:pPr>
      <w:r>
        <w:rPr>
          <w:rFonts w:hAnsi="Times New Roman"/>
        </w:rPr>
        <w:t>每件样品完成四面采集后核对预期图像数、实际图像数、重复和失效项。无效图像在解盲前按预定规则补测，补测使用同一</w:t>
      </w:r>
      <w:r>
        <w:rPr>
          <w:rFonts w:hAnsi="Times New Roman"/>
        </w:rPr>
        <w:t>piece_id</w:t>
      </w:r>
      <w:r>
        <w:rPr>
          <w:rFonts w:hAnsi="Times New Roman"/>
        </w:rPr>
        <w:t>和新的</w:t>
      </w:r>
      <w:r>
        <w:rPr>
          <w:rFonts w:hAnsi="Times New Roman"/>
        </w:rPr>
        <w:t>run_id</w:t>
      </w:r>
      <w:r>
        <w:rPr>
          <w:rFonts w:hAnsi="Times New Roman"/>
        </w:rPr>
        <w:t>，并保留原失败记录；无法补测的产品标为</w:t>
      </w:r>
      <w:r>
        <w:rPr>
          <w:rFonts w:hAnsi="Times New Roman"/>
        </w:rPr>
        <w:t>invalid</w:t>
      </w:r>
      <w:r>
        <w:rPr>
          <w:rFonts w:hAnsi="Times New Roman"/>
        </w:rPr>
        <w:t>。</w:t>
      </w:r>
      <w:r>
        <w:rPr>
          <w:rFonts w:hAnsi="Times New Roman"/>
        </w:rPr>
        <w:t>invalid</w:t>
      </w:r>
      <w:r>
        <w:rPr>
          <w:rFonts w:hAnsi="Times New Roman"/>
        </w:rPr>
        <w:t>或</w:t>
      </w:r>
      <w:r>
        <w:rPr>
          <w:rFonts w:hAnsi="Times New Roman"/>
        </w:rPr>
        <w:t>truth_disputed</w:t>
      </w:r>
      <w:r>
        <w:rPr>
          <w:rFonts w:hAnsi="Times New Roman"/>
        </w:rPr>
        <w:t>样件另取盲样替补，直至形成</w:t>
      </w:r>
      <w:r>
        <w:rPr>
          <w:rFonts w:hAnsi="Times New Roman"/>
        </w:rPr>
        <w:t>50</w:t>
      </w:r>
      <w:r>
        <w:rPr>
          <w:rFonts w:hAnsi="Times New Roman"/>
        </w:rPr>
        <w:t>件有效产品；原始样件仍进入异常与争议清单，不从测试记录中删除。</w:t>
      </w:r>
    </w:p>
    <w:p w14:paraId="7206EA3E" w14:textId="77777777" w:rsidR="00A439FD" w:rsidRDefault="00000000">
      <w:pPr>
        <w:keepNext/>
        <w:spacing w:before="8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77A2D67E" wp14:editId="3D0BA359">
            <wp:extent cx="5579745" cy="2358390"/>
            <wp:effectExtent l="0" t="0" r="825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4B15" w14:textId="77777777" w:rsidR="00A439FD" w:rsidRDefault="00000000">
      <w:pPr>
        <w:pStyle w:val="11"/>
      </w:pPr>
      <w:r>
        <w:t>图</w:t>
      </w:r>
      <w:r>
        <w:t>23  50</w:t>
      </w:r>
      <w:r>
        <w:t>件盲测、统计与证据形成</w:t>
      </w:r>
    </w:p>
    <w:p w14:paraId="792E1029" w14:textId="77777777" w:rsidR="00A439FD" w:rsidRDefault="00000000">
      <w:pPr>
        <w:pStyle w:val="11"/>
        <w:keepNext/>
      </w:pPr>
      <w:r>
        <w:t>表</w:t>
      </w:r>
      <w:r>
        <w:t>9  50</w:t>
      </w:r>
      <w:r>
        <w:t>件盲测统计口径</w:t>
      </w:r>
    </w:p>
    <w:tbl>
      <w:tblPr>
        <w:tblW w:w="8957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721"/>
        <w:gridCol w:w="2154"/>
      </w:tblGrid>
      <w:tr w:rsidR="00A439FD" w14:paraId="1804CFF6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EE330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指标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E90A9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计算口径</w:t>
            </w:r>
          </w:p>
        </w:tc>
        <w:tc>
          <w:tcPr>
            <w:tcW w:w="272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096B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门槛</w:t>
            </w:r>
            <w:r>
              <w:rPr>
                <w:rFonts w:hAnsi="Times New Roman"/>
                <w:b/>
                <w:sz w:val="17"/>
              </w:rPr>
              <w:t>/</w:t>
            </w:r>
            <w:r>
              <w:rPr>
                <w:rFonts w:hAnsi="Times New Roman"/>
                <w:b/>
                <w:sz w:val="17"/>
              </w:rPr>
              <w:t>解释</w:t>
            </w:r>
          </w:p>
        </w:tc>
        <w:tc>
          <w:tcPr>
            <w:tcW w:w="215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28C7F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同时报告</w:t>
            </w:r>
          </w:p>
        </w:tc>
      </w:tr>
      <w:tr w:rsidR="00A439FD" w14:paraId="15AEFE5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AD28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逐类</w:t>
            </w:r>
            <w:r>
              <w:rPr>
                <w:rFonts w:hAnsi="Times New Roman"/>
                <w:sz w:val="17"/>
              </w:rPr>
              <w:t>Recall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B6DC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TPc/(TPc+FNc)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FDC0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每个验收类别</w:t>
            </w:r>
            <w:r>
              <w:rPr>
                <w:rFonts w:hAnsi="Times New Roman"/>
                <w:sz w:val="17"/>
              </w:rPr>
              <w:t>≥80%</w:t>
            </w:r>
            <w:r>
              <w:rPr>
                <w:rFonts w:hAnsi="Times New Roman"/>
                <w:sz w:val="17"/>
              </w:rPr>
              <w:t>；平均值不补偿单类失败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9369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TP</w:t>
            </w:r>
            <w:r>
              <w:rPr>
                <w:rFonts w:hAnsi="Times New Roman"/>
                <w:sz w:val="17"/>
              </w:rPr>
              <w:t>、</w:t>
            </w:r>
            <w:r>
              <w:rPr>
                <w:rFonts w:hAnsi="Times New Roman"/>
                <w:sz w:val="17"/>
              </w:rPr>
              <w:t>FN</w:t>
            </w:r>
            <w:r>
              <w:rPr>
                <w:rFonts w:hAnsi="Times New Roman"/>
                <w:sz w:val="17"/>
              </w:rPr>
              <w:t>、类别正例数、漏检清单</w:t>
            </w:r>
          </w:p>
        </w:tc>
      </w:tr>
      <w:tr w:rsidR="00A439FD" w14:paraId="0B9F2C3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11DA2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产品</w:t>
            </w:r>
            <w:r>
              <w:rPr>
                <w:rFonts w:hAnsi="Times New Roman"/>
                <w:sz w:val="17"/>
              </w:rPr>
              <w:t>Accuracy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AC69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正确产品数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全部有效产品数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24B2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≥85%</w:t>
            </w:r>
            <w:r>
              <w:rPr>
                <w:rFonts w:hAnsi="Times New Roman"/>
                <w:sz w:val="17"/>
              </w:rPr>
              <w:t>；机器</w:t>
            </w:r>
            <w:r>
              <w:rPr>
                <w:rFonts w:hAnsi="Times New Roman"/>
                <w:sz w:val="17"/>
              </w:rPr>
              <w:t>REVIEW</w:t>
            </w:r>
            <w:r>
              <w:rPr>
                <w:rFonts w:hAnsi="Times New Roman"/>
                <w:sz w:val="17"/>
              </w:rPr>
              <w:t>按非</w:t>
            </w:r>
            <w:r>
              <w:rPr>
                <w:rFonts w:hAnsi="Times New Roman"/>
                <w:sz w:val="17"/>
              </w:rPr>
              <w:t>OK</w:t>
            </w:r>
            <w:r>
              <w:rPr>
                <w:rFonts w:hAnsi="Times New Roman"/>
                <w:sz w:val="17"/>
              </w:rPr>
              <w:t>计入二分类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8FF83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混淆矩阵、有效</w:t>
            </w:r>
            <w:r>
              <w:rPr>
                <w:rFonts w:hAnsi="Times New Roman"/>
                <w:sz w:val="17"/>
              </w:rPr>
              <w:t>N</w:t>
            </w:r>
          </w:p>
        </w:tc>
      </w:tr>
      <w:tr w:rsidR="00A439FD" w14:paraId="0E8E698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01BD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覆盖率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8C32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(</w:t>
            </w:r>
            <w:r>
              <w:rPr>
                <w:rFonts w:hAnsi="Times New Roman"/>
                <w:sz w:val="17"/>
              </w:rPr>
              <w:t>机器</w:t>
            </w:r>
            <w:r>
              <w:rPr>
                <w:rFonts w:hAnsi="Times New Roman"/>
                <w:sz w:val="17"/>
              </w:rPr>
              <w:t>OK+</w:t>
            </w:r>
            <w:r>
              <w:rPr>
                <w:rFonts w:hAnsi="Times New Roman"/>
                <w:sz w:val="17"/>
              </w:rPr>
              <w:t>机器</w:t>
            </w:r>
            <w:r>
              <w:rPr>
                <w:rFonts w:hAnsi="Times New Roman"/>
                <w:sz w:val="17"/>
              </w:rPr>
              <w:t>NG)/</w:t>
            </w:r>
            <w:r>
              <w:rPr>
                <w:rFonts w:hAnsi="Times New Roman"/>
                <w:sz w:val="17"/>
              </w:rPr>
              <w:t>有效产品数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2692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反映自动明确判定范围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8144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REVIEW</w:t>
            </w:r>
            <w:r>
              <w:rPr>
                <w:rFonts w:hAnsi="Times New Roman"/>
                <w:sz w:val="17"/>
              </w:rPr>
              <w:t>率和原因</w:t>
            </w:r>
          </w:p>
        </w:tc>
      </w:tr>
      <w:tr w:rsidR="00A439FD" w14:paraId="5610D60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CD9D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选择性准确率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6BFA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机器明确且正确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机器明确判定数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3255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仅作辅助，不替代</w:t>
            </w:r>
            <w:r>
              <w:rPr>
                <w:rFonts w:hAnsi="Times New Roman"/>
                <w:sz w:val="17"/>
              </w:rPr>
              <w:t>Accuracy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B380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明确判定样本构成</w:t>
            </w:r>
          </w:p>
        </w:tc>
      </w:tr>
      <w:tr w:rsidR="00A439FD" w14:paraId="094C9D1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EDB6C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实例</w:t>
            </w:r>
            <w:r>
              <w:rPr>
                <w:rFonts w:hAnsi="Times New Roman"/>
                <w:sz w:val="17"/>
              </w:rPr>
              <w:t>Precision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4B02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TPc/(TPc+FPc)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5991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无任务书硬门槛，防止高误报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DC1B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FP</w:t>
            </w:r>
            <w:r>
              <w:rPr>
                <w:rFonts w:hAnsi="Times New Roman"/>
                <w:sz w:val="17"/>
              </w:rPr>
              <w:t>类型和置信度</w:t>
            </w:r>
          </w:p>
        </w:tc>
      </w:tr>
      <w:tr w:rsidR="00A439FD" w14:paraId="58566CD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228BB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效率提升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1776F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(Qmachine/Qhuman-1)×100%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FAD9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≥100%</w:t>
            </w:r>
            <w:r>
              <w:rPr>
                <w:rFonts w:hAnsi="Times New Roman"/>
                <w:sz w:val="17"/>
              </w:rPr>
              <w:t>；完整流程墙钟时间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2A87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首件时延、稳态产能、复核和重跑时间</w:t>
            </w:r>
          </w:p>
        </w:tc>
      </w:tr>
    </w:tbl>
    <w:p w14:paraId="069A8578" w14:textId="77777777" w:rsidR="00A439FD" w:rsidRDefault="00A439FD">
      <w:pPr>
        <w:ind w:firstLine="0"/>
        <w:rPr>
          <w:rFonts w:hint="eastAsia"/>
        </w:rPr>
      </w:pPr>
    </w:p>
    <w:p w14:paraId="70FF0EC1" w14:textId="77777777" w:rsidR="00A439FD" w:rsidRDefault="00000000">
      <w:pPr>
        <w:pStyle w:val="2"/>
        <w:rPr>
          <w:rFonts w:hint="eastAsia"/>
        </w:rPr>
      </w:pPr>
      <w:bookmarkStart w:id="75" w:name="_Toc236434596"/>
      <w:r>
        <w:lastRenderedPageBreak/>
        <w:t xml:space="preserve">7.3 </w:t>
      </w:r>
      <w:r>
        <w:t>真值制作与角色分离</w:t>
      </w:r>
      <w:bookmarkEnd w:id="75"/>
    </w:p>
    <w:p w14:paraId="03E5EADE" w14:textId="77777777" w:rsidR="00A439FD" w:rsidRDefault="00000000">
      <w:pPr>
        <w:rPr>
          <w:rFonts w:hint="eastAsia"/>
        </w:rPr>
      </w:pPr>
      <w:r>
        <w:rPr>
          <w:rFonts w:hAnsi="Times New Roman"/>
        </w:rPr>
        <w:t>真值由两名独立判定人员依据受控缺陷定义和</w:t>
      </w:r>
      <w:r>
        <w:rPr>
          <w:rFonts w:hAnsi="Times New Roman"/>
        </w:rPr>
        <w:t>PTS</w:t>
      </w:r>
      <w:r>
        <w:rPr>
          <w:rFonts w:hAnsi="Times New Roman"/>
        </w:rPr>
        <w:t>规则制作。两人分别记录类别、位置、实例边界、产品级</w:t>
      </w:r>
      <w:r>
        <w:rPr>
          <w:rFonts w:hAnsi="Times New Roman"/>
        </w:rPr>
        <w:t>OK/NG</w:t>
      </w:r>
      <w:r>
        <w:rPr>
          <w:rFonts w:hAnsi="Times New Roman"/>
        </w:rPr>
        <w:t>建议和判据来源，一致项进入真值表；分歧项交由质量或工艺代表仲裁。仍无法形成结论的样件标记</w:t>
      </w:r>
      <w:r>
        <w:rPr>
          <w:rFonts w:hAnsi="Times New Roman"/>
        </w:rPr>
        <w:t>truth_disputed</w:t>
      </w:r>
      <w:r>
        <w:rPr>
          <w:rFonts w:hAnsi="Times New Roman"/>
        </w:rPr>
        <w:t>，并使用预封存替补样件补足</w:t>
      </w:r>
      <w:r>
        <w:rPr>
          <w:rFonts w:hAnsi="Times New Roman"/>
        </w:rPr>
        <w:t>50</w:t>
      </w:r>
      <w:r>
        <w:rPr>
          <w:rFonts w:hAnsi="Times New Roman"/>
        </w:rPr>
        <w:t>件有效产品。</w:t>
      </w:r>
    </w:p>
    <w:p w14:paraId="266FF7BA" w14:textId="77777777" w:rsidR="00A439FD" w:rsidRDefault="00000000">
      <w:pPr>
        <w:rPr>
          <w:rFonts w:hint="eastAsia"/>
        </w:rPr>
      </w:pPr>
      <w:r>
        <w:rPr>
          <w:rFonts w:hAnsi="Times New Roman"/>
        </w:rPr>
        <w:t>角色至少区分样件管理员、真值判定者、人工检验员、机器操作员、算法支持人员和统计人员。人工检验员按现行流程判断并计时，机器操作员只按发布说明运行，统计人员在机器结果、人工结果和日志全部封存后解盲。算法支持人员可以排查程序故障，不接触未解盲真值，也不在测试中更换模型或阈值。</w:t>
      </w:r>
    </w:p>
    <w:p w14:paraId="307F7370" w14:textId="77777777" w:rsidR="00A439FD" w:rsidRDefault="00000000">
      <w:pPr>
        <w:rPr>
          <w:rFonts w:hint="eastAsia"/>
        </w:rPr>
      </w:pPr>
      <w:r>
        <w:rPr>
          <w:rFonts w:hAnsi="Times New Roman"/>
        </w:rPr>
        <w:t>盲测资料按样件保存原图、</w:t>
      </w:r>
      <w:r>
        <w:rPr>
          <w:rFonts w:hAnsi="Times New Roman"/>
        </w:rPr>
        <w:t>manifest</w:t>
      </w:r>
      <w:r>
        <w:rPr>
          <w:rFonts w:hAnsi="Times New Roman"/>
        </w:rPr>
        <w:t>、真值、机器</w:t>
      </w:r>
      <w:r>
        <w:rPr>
          <w:rFonts w:hAnsi="Times New Roman"/>
        </w:rPr>
        <w:t>result.json</w:t>
      </w:r>
      <w:r>
        <w:rPr>
          <w:rFonts w:hAnsi="Times New Roman"/>
        </w:rPr>
        <w:t>、</w:t>
      </w:r>
      <w:r>
        <w:rPr>
          <w:rFonts w:hAnsi="Times New Roman"/>
        </w:rPr>
        <w:t>piece_result.json</w:t>
      </w:r>
      <w:r>
        <w:rPr>
          <w:rFonts w:hAnsi="Times New Roman"/>
        </w:rPr>
        <w:t>、人工复核、日志和统计输入行。电子文件通过</w:t>
      </w:r>
      <w:r>
        <w:rPr>
          <w:rFonts w:hAnsi="Times New Roman"/>
        </w:rPr>
        <w:t>piece_id</w:t>
      </w:r>
      <w:r>
        <w:rPr>
          <w:rFonts w:hAnsi="Times New Roman"/>
        </w:rPr>
        <w:t>、</w:t>
      </w:r>
      <w:r>
        <w:rPr>
          <w:rFonts w:hAnsi="Times New Roman"/>
        </w:rPr>
        <w:t>run_id</w:t>
      </w:r>
      <w:r>
        <w:rPr>
          <w:rFonts w:hAnsi="Times New Roman"/>
        </w:rPr>
        <w:t>、模型版本、</w:t>
      </w:r>
      <w:r>
        <w:rPr>
          <w:rFonts w:hAnsi="Times New Roman"/>
        </w:rPr>
        <w:t>Schema</w:t>
      </w:r>
      <w:r>
        <w:rPr>
          <w:rFonts w:hAnsi="Times New Roman"/>
        </w:rPr>
        <w:t>版本和哈希关联。纸面记录复核后扫描归档，修改项保留签字或电子审计记录。</w:t>
      </w:r>
    </w:p>
    <w:p w14:paraId="247C5380" w14:textId="77777777" w:rsidR="00A439FD" w:rsidRDefault="00000000">
      <w:pPr>
        <w:pStyle w:val="2"/>
        <w:rPr>
          <w:rFonts w:hint="eastAsia"/>
        </w:rPr>
      </w:pPr>
      <w:bookmarkStart w:id="76" w:name="_Toc236434597"/>
      <w:r>
        <w:t xml:space="preserve">7.4 </w:t>
      </w:r>
      <w:r>
        <w:t>指标口径与</w:t>
      </w:r>
      <w:r>
        <w:t>REVIEW</w:t>
      </w:r>
      <w:r>
        <w:t>统计</w:t>
      </w:r>
      <w:bookmarkEnd w:id="76"/>
    </w:p>
    <w:p w14:paraId="509C17BC" w14:textId="77777777" w:rsidR="00A439FD" w:rsidRDefault="00000000">
      <w:pPr>
        <w:rPr>
          <w:rFonts w:hint="eastAsia"/>
        </w:rPr>
      </w:pPr>
      <w:r>
        <w:rPr>
          <w:rFonts w:hAnsi="Times New Roman"/>
        </w:rPr>
        <w:t>产品级</w:t>
      </w:r>
      <w:r>
        <w:rPr>
          <w:rFonts w:hAnsi="Times New Roman"/>
        </w:rPr>
        <w:t>Accuracy</w:t>
      </w:r>
      <w:r>
        <w:rPr>
          <w:rFonts w:hAnsi="Times New Roman"/>
        </w:rPr>
        <w:t>以有效产品为分母。设产品级真正例、真负例、假正例和假负例分别为</w:t>
      </w:r>
      <w:r>
        <w:rPr>
          <w:rFonts w:hAnsi="Times New Roman"/>
        </w:rPr>
        <w:t>TP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、</w:t>
      </w:r>
      <w:r>
        <w:rPr>
          <w:rFonts w:hAnsi="Times New Roman"/>
        </w:rPr>
        <w:t>TN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、</w:t>
      </w:r>
      <w:r>
        <w:rPr>
          <w:rFonts w:hAnsi="Times New Roman"/>
        </w:rPr>
        <w:t>FP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和</w:t>
      </w:r>
      <w:r>
        <w:rPr>
          <w:rFonts w:hAnsi="Times New Roman"/>
        </w:rPr>
        <w:t>FN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，则</w:t>
      </w:r>
      <w:r>
        <w:rPr>
          <w:rFonts w:hAnsi="Times New Roman"/>
        </w:rPr>
        <w:t>Accuracy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=(TP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+TN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)/N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，其中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=TP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+TN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+FP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+FN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。任务书门槛为不低于</w:t>
      </w:r>
      <w:r>
        <w:rPr>
          <w:rFonts w:hAnsi="Times New Roman"/>
        </w:rPr>
        <w:t>85%</w:t>
      </w:r>
      <w:r>
        <w:rPr>
          <w:rFonts w:hAnsi="Times New Roman"/>
        </w:rPr>
        <w:t>，结果由解盲后的逐件记录计算。</w:t>
      </w:r>
    </w:p>
    <w:p w14:paraId="0F477705" w14:textId="77777777" w:rsidR="00A439FD" w:rsidRDefault="00000000">
      <w:pPr>
        <w:rPr>
          <w:rFonts w:hint="eastAsia"/>
        </w:rPr>
      </w:pPr>
      <w:r>
        <w:rPr>
          <w:rFonts w:hAnsi="Times New Roman"/>
        </w:rPr>
        <w:t>实例级</w:t>
      </w:r>
      <w:r>
        <w:rPr>
          <w:rFonts w:hAnsi="Times New Roman"/>
        </w:rPr>
        <w:t>Recall</w:t>
      </w:r>
      <w:r>
        <w:rPr>
          <w:rFonts w:hAnsi="Times New Roman"/>
        </w:rPr>
        <w:t>和</w:t>
      </w:r>
      <w:r>
        <w:rPr>
          <w:rFonts w:hAnsi="Times New Roman"/>
        </w:rPr>
        <w:t>Precision</w:t>
      </w:r>
      <w:r>
        <w:rPr>
          <w:rFonts w:hAnsi="Times New Roman"/>
        </w:rPr>
        <w:t>按验收类别分别计算。对类别</w:t>
      </w:r>
      <w:r>
        <w:rPr>
          <w:rFonts w:hAnsi="Times New Roman"/>
        </w:rPr>
        <w:t>c</w:t>
      </w:r>
      <w:r>
        <w:rPr>
          <w:rFonts w:hAnsi="Times New Roman"/>
        </w:rPr>
        <w:t>，</w:t>
      </w:r>
      <w:r>
        <w:rPr>
          <w:rFonts w:hAnsi="Times New Roman"/>
        </w:rPr>
        <w:t>Recall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=TP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/(TP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+FN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)</w:t>
      </w:r>
      <w:r>
        <w:rPr>
          <w:rFonts w:hAnsi="Times New Roman"/>
        </w:rPr>
        <w:t>，</w:t>
      </w:r>
      <w:r>
        <w:rPr>
          <w:rFonts w:hAnsi="Times New Roman"/>
        </w:rPr>
        <w:t>Precision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=TP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/(TP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+FP</w:t>
      </w:r>
      <w:r>
        <w:rPr>
          <w:rFonts w:hAnsi="Times New Roman"/>
          <w:vertAlign w:val="subscript"/>
        </w:rPr>
        <w:t>c</w:t>
      </w:r>
      <w:r>
        <w:rPr>
          <w:rFonts w:hAnsi="Times New Roman"/>
        </w:rPr>
        <w:t>)</w:t>
      </w:r>
      <w:r>
        <w:rPr>
          <w:rFonts w:hAnsi="Times New Roman"/>
        </w:rPr>
        <w:t>；实例匹配采用定版的类</w:t>
      </w:r>
      <w:r>
        <w:rPr>
          <w:rFonts w:hAnsi="Times New Roman"/>
        </w:rPr>
        <w:lastRenderedPageBreak/>
        <w:t>别、空间重叠和多标签规则。裂纹、气泡和划伤三类</w:t>
      </w:r>
      <w:r>
        <w:rPr>
          <w:rFonts w:hAnsi="Times New Roman"/>
        </w:rPr>
        <w:t>Recall</w:t>
      </w:r>
      <w:r>
        <w:rPr>
          <w:rFonts w:hAnsi="Times New Roman"/>
        </w:rPr>
        <w:t>均须达到</w:t>
      </w:r>
      <w:r>
        <w:rPr>
          <w:rFonts w:hAnsi="Times New Roman"/>
        </w:rPr>
        <w:t>80%</w:t>
      </w:r>
      <w:r>
        <w:rPr>
          <w:rFonts w:hAnsi="Times New Roman"/>
        </w:rPr>
        <w:t>，同时报告总体微平均和各类</w:t>
      </w:r>
      <w:r>
        <w:rPr>
          <w:rFonts w:hAnsi="Times New Roman"/>
        </w:rPr>
        <w:t>Precision</w:t>
      </w:r>
      <w:r>
        <w:rPr>
          <w:rFonts w:hAnsi="Times New Roman"/>
        </w:rPr>
        <w:t>。</w:t>
      </w:r>
    </w:p>
    <w:p w14:paraId="43ADA7A0" w14:textId="77777777" w:rsidR="00A439FD" w:rsidRDefault="00000000">
      <w:pPr>
        <w:rPr>
          <w:rFonts w:hint="eastAsia"/>
        </w:rPr>
      </w:pPr>
      <w:r>
        <w:rPr>
          <w:rFonts w:hAnsi="Times New Roman"/>
        </w:rPr>
        <w:t>REVIEW</w:t>
      </w:r>
      <w:r>
        <w:rPr>
          <w:rFonts w:hAnsi="Times New Roman"/>
        </w:rPr>
        <w:t>在机器独立指标中采用保守统计。产品机器结果为</w:t>
      </w:r>
      <w:r>
        <w:rPr>
          <w:rFonts w:hAnsi="Times New Roman"/>
        </w:rPr>
        <w:t>REVIEW</w:t>
      </w:r>
      <w:r>
        <w:rPr>
          <w:rFonts w:hAnsi="Times New Roman"/>
        </w:rPr>
        <w:t>时，该件保留在产品级</w:t>
      </w:r>
      <w:r>
        <w:rPr>
          <w:rFonts w:hAnsi="Times New Roman"/>
        </w:rPr>
        <w:t>Accuracy</w:t>
      </w:r>
      <w:r>
        <w:rPr>
          <w:rFonts w:hAnsi="Times New Roman"/>
        </w:rPr>
        <w:t>分母中，并按未作出正确</w:t>
      </w:r>
      <w:r>
        <w:rPr>
          <w:rFonts w:hAnsi="Times New Roman"/>
        </w:rPr>
        <w:t>OK/NG</w:t>
      </w:r>
      <w:r>
        <w:rPr>
          <w:rFonts w:hAnsi="Times New Roman"/>
        </w:rPr>
        <w:t>判定计为错误；良品</w:t>
      </w:r>
      <w:r>
        <w:rPr>
          <w:rFonts w:hAnsi="Times New Roman"/>
        </w:rPr>
        <w:t>REVIEW</w:t>
      </w:r>
      <w:r>
        <w:rPr>
          <w:rFonts w:hAnsi="Times New Roman"/>
        </w:rPr>
        <w:t>不计</w:t>
      </w:r>
      <w:r>
        <w:rPr>
          <w:rFonts w:hAnsi="Times New Roman"/>
        </w:rPr>
        <w:t>TN</w:t>
      </w:r>
      <w:r>
        <w:rPr>
          <w:rFonts w:hAnsi="Times New Roman"/>
        </w:rPr>
        <w:t>，缺陷品</w:t>
      </w:r>
      <w:r>
        <w:rPr>
          <w:rFonts w:hAnsi="Times New Roman"/>
        </w:rPr>
        <w:t>REVIEW</w:t>
      </w:r>
      <w:r>
        <w:rPr>
          <w:rFonts w:hAnsi="Times New Roman"/>
        </w:rPr>
        <w:t>不计</w:t>
      </w:r>
      <w:r>
        <w:rPr>
          <w:rFonts w:hAnsi="Times New Roman"/>
        </w:rPr>
        <w:t>TP</w:t>
      </w:r>
      <w:r>
        <w:rPr>
          <w:rFonts w:hAnsi="Times New Roman"/>
        </w:rPr>
        <w:t>。人工复核后的</w:t>
      </w:r>
      <w:r>
        <w:rPr>
          <w:rFonts w:hAnsi="Times New Roman"/>
        </w:rPr>
        <w:t>final_decision</w:t>
      </w:r>
      <w:r>
        <w:rPr>
          <w:rFonts w:hAnsi="Times New Roman"/>
        </w:rPr>
        <w:t>另行计算</w:t>
      </w:r>
      <w:r>
        <w:rPr>
          <w:rFonts w:hAnsi="Times New Roman"/>
        </w:rPr>
        <w:t>“</w:t>
      </w:r>
      <w:r>
        <w:rPr>
          <w:rFonts w:hAnsi="Times New Roman"/>
        </w:rPr>
        <w:t>人机流程</w:t>
      </w:r>
      <w:r>
        <w:rPr>
          <w:rFonts w:hAnsi="Times New Roman"/>
        </w:rPr>
        <w:t>Accuracy”</w:t>
      </w:r>
      <w:r>
        <w:rPr>
          <w:rFonts w:hAnsi="Times New Roman"/>
        </w:rPr>
        <w:t>，不得用复核后的数值替换机器独立成绩。</w:t>
      </w:r>
    </w:p>
    <w:p w14:paraId="7804706D" w14:textId="77777777" w:rsidR="00A439FD" w:rsidRDefault="00000000">
      <w:pPr>
        <w:rPr>
          <w:rFonts w:hint="eastAsia"/>
        </w:rPr>
      </w:pPr>
      <w:r>
        <w:rPr>
          <w:rFonts w:hAnsi="Times New Roman"/>
        </w:rPr>
        <w:t>REVIEW</w:t>
      </w:r>
      <w:r>
        <w:rPr>
          <w:rFonts w:hAnsi="Times New Roman"/>
        </w:rPr>
        <w:t>还需报告覆盖率、</w:t>
      </w:r>
      <w:r>
        <w:rPr>
          <w:rFonts w:hAnsi="Times New Roman"/>
        </w:rPr>
        <w:t>REVIEW</w:t>
      </w:r>
      <w:r>
        <w:rPr>
          <w:rFonts w:hAnsi="Times New Roman"/>
        </w:rPr>
        <w:t>率、选择性准确率和有效准确率。设有效产品数为</w:t>
      </w:r>
      <w:r>
        <w:rPr>
          <w:rFonts w:hAnsi="Times New Roman"/>
        </w:rPr>
        <w:t>N</w:t>
      </w:r>
      <w:r>
        <w:rPr>
          <w:rFonts w:hAnsi="Times New Roman"/>
        </w:rPr>
        <w:t>，机器直接给出</w:t>
      </w:r>
      <w:r>
        <w:rPr>
          <w:rFonts w:hAnsi="Times New Roman"/>
        </w:rPr>
        <w:t>OK</w:t>
      </w:r>
      <w:r>
        <w:rPr>
          <w:rFonts w:hAnsi="Times New Roman"/>
        </w:rPr>
        <w:t>或</w:t>
      </w:r>
      <w:r>
        <w:rPr>
          <w:rFonts w:hAnsi="Times New Roman"/>
        </w:rPr>
        <w:t>NG</w:t>
      </w:r>
      <w:r>
        <w:rPr>
          <w:rFonts w:hAnsi="Times New Roman"/>
        </w:rPr>
        <w:t>的产品数为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d</w:t>
      </w:r>
      <w:r>
        <w:rPr>
          <w:rFonts w:hAnsi="Times New Roman"/>
        </w:rPr>
        <w:t>，</w:t>
      </w:r>
      <w:r>
        <w:rPr>
          <w:rFonts w:hAnsi="Times New Roman"/>
        </w:rPr>
        <w:t>REVIEW</w:t>
      </w:r>
      <w:r>
        <w:rPr>
          <w:rFonts w:hAnsi="Times New Roman"/>
        </w:rPr>
        <w:t>数为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r</w:t>
      </w:r>
      <w:r>
        <w:rPr>
          <w:rFonts w:hAnsi="Times New Roman"/>
        </w:rPr>
        <w:t>，直接判定正确数为</w:t>
      </w:r>
      <w:r>
        <w:rPr>
          <w:rFonts w:hAnsi="Times New Roman"/>
        </w:rPr>
        <w:t>N</w:t>
      </w:r>
      <w:r>
        <w:rPr>
          <w:rFonts w:hAnsi="Times New Roman"/>
          <w:vertAlign w:val="subscript"/>
        </w:rPr>
        <w:t>cd</w:t>
      </w:r>
      <w:r>
        <w:rPr>
          <w:rFonts w:hAnsi="Times New Roman"/>
        </w:rPr>
        <w:t>，则覆盖率</w:t>
      </w:r>
      <w:r>
        <w:rPr>
          <w:rFonts w:hAnsi="Times New Roman"/>
        </w:rPr>
        <w:t>C=N</w:t>
      </w:r>
      <w:r>
        <w:rPr>
          <w:rFonts w:hAnsi="Times New Roman"/>
          <w:vertAlign w:val="subscript"/>
        </w:rPr>
        <w:t>d</w:t>
      </w:r>
      <w:r>
        <w:rPr>
          <w:rFonts w:hAnsi="Times New Roman"/>
        </w:rPr>
        <w:t>/N</w:t>
      </w:r>
      <w:r>
        <w:rPr>
          <w:rFonts w:hAnsi="Times New Roman"/>
        </w:rPr>
        <w:t>，</w:t>
      </w:r>
      <w:r>
        <w:rPr>
          <w:rFonts w:hAnsi="Times New Roman"/>
        </w:rPr>
        <w:t>REVIEW</w:t>
      </w:r>
      <w:r>
        <w:rPr>
          <w:rFonts w:hAnsi="Times New Roman"/>
        </w:rPr>
        <w:t>率</w:t>
      </w:r>
      <w:r>
        <w:rPr>
          <w:rFonts w:hAnsi="Times New Roman"/>
        </w:rPr>
        <w:t>R=N</w:t>
      </w:r>
      <w:r>
        <w:rPr>
          <w:rFonts w:hAnsi="Times New Roman"/>
          <w:vertAlign w:val="subscript"/>
        </w:rPr>
        <w:t>r</w:t>
      </w:r>
      <w:r>
        <w:rPr>
          <w:rFonts w:hAnsi="Times New Roman"/>
        </w:rPr>
        <w:t>/N=1-C</w:t>
      </w:r>
      <w:r>
        <w:rPr>
          <w:rFonts w:hAnsi="Times New Roman"/>
        </w:rPr>
        <w:t>，选择性准确率</w:t>
      </w:r>
      <w:r>
        <w:rPr>
          <w:rFonts w:hAnsi="Times New Roman"/>
        </w:rPr>
        <w:t>A</w:t>
      </w:r>
      <w:r>
        <w:rPr>
          <w:rFonts w:hAnsi="Times New Roman"/>
          <w:vertAlign w:val="subscript"/>
        </w:rPr>
        <w:t>s</w:t>
      </w:r>
      <w:r>
        <w:rPr>
          <w:rFonts w:hAnsi="Times New Roman"/>
        </w:rPr>
        <w:t>=N</w:t>
      </w:r>
      <w:r>
        <w:rPr>
          <w:rFonts w:hAnsi="Times New Roman"/>
          <w:vertAlign w:val="subscript"/>
        </w:rPr>
        <w:t>cd</w:t>
      </w:r>
      <w:r>
        <w:rPr>
          <w:rFonts w:hAnsi="Times New Roman"/>
        </w:rPr>
        <w:t>/N</w:t>
      </w:r>
      <w:r>
        <w:rPr>
          <w:rFonts w:hAnsi="Times New Roman"/>
          <w:vertAlign w:val="subscript"/>
        </w:rPr>
        <w:t>d</w:t>
      </w:r>
      <w:r>
        <w:rPr>
          <w:rFonts w:hAnsi="Times New Roman"/>
        </w:rPr>
        <w:t>，有效准确率</w:t>
      </w:r>
      <w:r>
        <w:rPr>
          <w:rFonts w:hAnsi="Times New Roman"/>
        </w:rPr>
        <w:t>A</w:t>
      </w:r>
      <w:r>
        <w:rPr>
          <w:rFonts w:hAnsi="Times New Roman"/>
          <w:vertAlign w:val="subscript"/>
        </w:rPr>
        <w:t>e</w:t>
      </w:r>
      <w:r>
        <w:rPr>
          <w:rFonts w:hAnsi="Times New Roman"/>
        </w:rPr>
        <w:t>=N</w:t>
      </w:r>
      <w:r>
        <w:rPr>
          <w:rFonts w:hAnsi="Times New Roman"/>
          <w:vertAlign w:val="subscript"/>
        </w:rPr>
        <w:t>cd</w:t>
      </w:r>
      <w:r>
        <w:rPr>
          <w:rFonts w:hAnsi="Times New Roman"/>
        </w:rPr>
        <w:t>/N</w:t>
      </w:r>
      <w:r>
        <w:rPr>
          <w:rFonts w:hAnsi="Times New Roman"/>
        </w:rPr>
        <w:t>。验收时并列披露四项指标，</w:t>
      </w:r>
      <w:r>
        <w:rPr>
          <w:rFonts w:hAnsi="Times New Roman"/>
        </w:rPr>
        <w:t>REVIEW</w:t>
      </w:r>
      <w:r>
        <w:rPr>
          <w:rFonts w:hAnsi="Times New Roman"/>
        </w:rPr>
        <w:t>不从分母中排除，任务书产品准确率采用有效准确率口径。</w:t>
      </w:r>
    </w:p>
    <w:p w14:paraId="5D59F47D" w14:textId="77777777" w:rsidR="00A439FD" w:rsidRDefault="00000000">
      <w:pPr>
        <w:rPr>
          <w:rFonts w:hint="eastAsia"/>
        </w:rPr>
      </w:pPr>
      <w:r>
        <w:rPr>
          <w:rFonts w:hAnsi="Times New Roman"/>
        </w:rPr>
        <w:t>实例级统计依据机器输出的缺陷实例，不因产品进入</w:t>
      </w:r>
      <w:r>
        <w:rPr>
          <w:rFonts w:hAnsi="Times New Roman"/>
        </w:rPr>
        <w:t>REVIEW</w:t>
      </w:r>
      <w:r>
        <w:rPr>
          <w:rFonts w:hAnsi="Times New Roman"/>
        </w:rPr>
        <w:t>而整体删除。正确类别且满足匹配规则的实例计</w:t>
      </w:r>
      <w:r>
        <w:rPr>
          <w:rFonts w:hAnsi="Times New Roman"/>
        </w:rPr>
        <w:t>TP</w:t>
      </w:r>
      <w:r>
        <w:rPr>
          <w:rFonts w:hAnsi="Times New Roman"/>
        </w:rPr>
        <w:t>，真实缺陷无匹配实例计</w:t>
      </w:r>
      <w:r>
        <w:rPr>
          <w:rFonts w:hAnsi="Times New Roman"/>
        </w:rPr>
        <w:t>FN</w:t>
      </w:r>
      <w:r>
        <w:rPr>
          <w:rFonts w:hAnsi="Times New Roman"/>
        </w:rPr>
        <w:t>，机器多报或类别错误按规则计</w:t>
      </w:r>
      <w:r>
        <w:rPr>
          <w:rFonts w:hAnsi="Times New Roman"/>
        </w:rPr>
        <w:t>FP</w:t>
      </w:r>
      <w:r>
        <w:rPr>
          <w:rFonts w:hAnsi="Times New Roman"/>
        </w:rPr>
        <w:t>；异常分支只给出未知异常提示时，计入</w:t>
      </w:r>
      <w:r>
        <w:rPr>
          <w:rFonts w:hAnsi="Times New Roman"/>
        </w:rPr>
        <w:t>REVIEW</w:t>
      </w:r>
      <w:r>
        <w:rPr>
          <w:rFonts w:hAnsi="Times New Roman"/>
        </w:rPr>
        <w:t>工作量，不自动充当某一验收类别的</w:t>
      </w:r>
      <w:r>
        <w:rPr>
          <w:rFonts w:hAnsi="Times New Roman"/>
        </w:rPr>
        <w:t>TP</w:t>
      </w:r>
      <w:r>
        <w:rPr>
          <w:rFonts w:hAnsi="Times New Roman"/>
        </w:rPr>
        <w:t>。该口径在测试前写入统计脚本并固定版本。</w:t>
      </w:r>
    </w:p>
    <w:p w14:paraId="5F055904" w14:textId="77777777" w:rsidR="00A439FD" w:rsidRDefault="00000000">
      <w:pPr>
        <w:rPr>
          <w:rFonts w:hint="eastAsia"/>
        </w:rPr>
      </w:pPr>
      <w:r>
        <w:rPr>
          <w:rFonts w:hAnsi="Times New Roman"/>
        </w:rPr>
        <w:t>一件产品含多个缺陷时，产品级仍只计一次。任一真实</w:t>
      </w:r>
      <w:r>
        <w:rPr>
          <w:rFonts w:hAnsi="Times New Roman"/>
        </w:rPr>
        <w:t>NG</w:t>
      </w:r>
      <w:r>
        <w:rPr>
          <w:rFonts w:hAnsi="Times New Roman"/>
        </w:rPr>
        <w:t>缺陷被产品规则漏判为</w:t>
      </w:r>
      <w:r>
        <w:rPr>
          <w:rFonts w:hAnsi="Times New Roman"/>
        </w:rPr>
        <w:t>OK</w:t>
      </w:r>
      <w:r>
        <w:rPr>
          <w:rFonts w:hAnsi="Times New Roman"/>
        </w:rPr>
        <w:t>时，该件计</w:t>
      </w:r>
      <w:r>
        <w:rPr>
          <w:rFonts w:hAnsi="Times New Roman"/>
        </w:rPr>
        <w:t>FN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；良品被判</w:t>
      </w:r>
      <w:r>
        <w:rPr>
          <w:rFonts w:hAnsi="Times New Roman"/>
        </w:rPr>
        <w:t>NG</w:t>
      </w:r>
      <w:r>
        <w:rPr>
          <w:rFonts w:hAnsi="Times New Roman"/>
        </w:rPr>
        <w:t>时计</w:t>
      </w:r>
      <w:r>
        <w:rPr>
          <w:rFonts w:hAnsi="Times New Roman"/>
        </w:rPr>
        <w:t>FP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；机器正确给出</w:t>
      </w:r>
      <w:r>
        <w:rPr>
          <w:rFonts w:hAnsi="Times New Roman"/>
        </w:rPr>
        <w:t>NG</w:t>
      </w:r>
      <w:r>
        <w:rPr>
          <w:rFonts w:hAnsi="Times New Roman"/>
        </w:rPr>
        <w:t>时计</w:t>
      </w:r>
      <w:r>
        <w:rPr>
          <w:rFonts w:hAnsi="Times New Roman"/>
        </w:rPr>
        <w:t>TP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，正确给出</w:t>
      </w:r>
      <w:r>
        <w:rPr>
          <w:rFonts w:hAnsi="Times New Roman"/>
        </w:rPr>
        <w:t>OK</w:t>
      </w:r>
      <w:r>
        <w:rPr>
          <w:rFonts w:hAnsi="Times New Roman"/>
        </w:rPr>
        <w:t>时计</w:t>
      </w:r>
      <w:r>
        <w:rPr>
          <w:rFonts w:hAnsi="Times New Roman"/>
        </w:rPr>
        <w:t>TN</w:t>
      </w:r>
      <w:r>
        <w:rPr>
          <w:rFonts w:hAnsi="Times New Roman"/>
          <w:vertAlign w:val="subscript"/>
        </w:rPr>
        <w:t>p</w:t>
      </w:r>
      <w:r>
        <w:rPr>
          <w:rFonts w:hAnsi="Times New Roman"/>
        </w:rPr>
        <w:t>。实例级保留每个缺陷的匹配关系，便于分析同件多缺陷中的漏检和重复检测。</w:t>
      </w:r>
    </w:p>
    <w:p w14:paraId="6B34E716" w14:textId="77777777" w:rsidR="00A439FD" w:rsidRDefault="00000000">
      <w:pPr>
        <w:rPr>
          <w:rFonts w:hint="eastAsia"/>
        </w:rPr>
      </w:pPr>
      <w:r>
        <w:rPr>
          <w:rFonts w:hAnsi="Times New Roman"/>
        </w:rPr>
        <w:lastRenderedPageBreak/>
        <w:t>truth_disputed</w:t>
      </w:r>
      <w:r>
        <w:rPr>
          <w:rFonts w:hAnsi="Times New Roman"/>
        </w:rPr>
        <w:t>和无法恢复的</w:t>
      </w:r>
      <w:r>
        <w:rPr>
          <w:rFonts w:hAnsi="Times New Roman"/>
        </w:rPr>
        <w:t>invalid</w:t>
      </w:r>
      <w:r>
        <w:rPr>
          <w:rFonts w:hAnsi="Times New Roman"/>
        </w:rPr>
        <w:t>列入异常清单，未纳入正确或错误项。报告同时给出原始</w:t>
      </w:r>
      <w:r>
        <w:rPr>
          <w:rFonts w:hAnsi="Times New Roman"/>
        </w:rPr>
        <w:t>50</w:t>
      </w:r>
      <w:r>
        <w:rPr>
          <w:rFonts w:hAnsi="Times New Roman"/>
        </w:rPr>
        <w:t>件、有效</w:t>
      </w:r>
      <w:r>
        <w:rPr>
          <w:rFonts w:hAnsi="Times New Roman"/>
        </w:rPr>
        <w:t>N</w:t>
      </w:r>
      <w:r>
        <w:rPr>
          <w:rFonts w:hAnsi="Times New Roman"/>
        </w:rPr>
        <w:t>、争议数、无效数、补测数及其原因；若有效样本数量不再满足任务书要求，应补充新的盲样并重新封存。所有指标由统一统计脚本从逐件台账计算，保留混淆矩阵和差异清单。</w:t>
      </w:r>
    </w:p>
    <w:p w14:paraId="679221C3" w14:textId="77777777" w:rsidR="00A439FD" w:rsidRDefault="00000000">
      <w:pPr>
        <w:pStyle w:val="2"/>
        <w:rPr>
          <w:rFonts w:hint="eastAsia"/>
        </w:rPr>
      </w:pPr>
      <w:bookmarkStart w:id="77" w:name="_Toc236434598"/>
      <w:r>
        <w:t xml:space="preserve">7.5 </w:t>
      </w:r>
      <w:r>
        <w:t>效率对照与节拍验证</w:t>
      </w:r>
      <w:bookmarkEnd w:id="77"/>
    </w:p>
    <w:p w14:paraId="6C262FE5" w14:textId="77777777" w:rsidR="00A439FD" w:rsidRDefault="00000000">
      <w:pPr>
        <w:rPr>
          <w:rFonts w:hint="eastAsia"/>
        </w:rPr>
      </w:pPr>
      <w:r>
        <w:rPr>
          <w:rFonts w:hAnsi="Times New Roman"/>
        </w:rPr>
        <w:t>人工和机器使用同一批有效样件以及相同的起止边界。人工计时包括取放、翻面、观察、判定、记录和必要复判；机器完整流程包括上料、输送、四面采集、预检、推理、写盘、同步、必要复核和失败重跑。两侧分别记录暂停原因、净作业时间和完成件数。</w:t>
      </w:r>
    </w:p>
    <w:p w14:paraId="10086047" w14:textId="77777777" w:rsidR="00A439FD" w:rsidRDefault="00000000">
      <w:pPr>
        <w:rPr>
          <w:rFonts w:hint="eastAsia"/>
        </w:rPr>
      </w:pPr>
      <w:r>
        <w:rPr>
          <w:rFonts w:hAnsi="Times New Roman"/>
        </w:rPr>
        <w:t>吞吐量按</w:t>
      </w:r>
      <w:r>
        <w:rPr>
          <w:rFonts w:hAnsi="Times New Roman"/>
        </w:rPr>
        <w:t>Q=N/T</w:t>
      </w:r>
      <w:r>
        <w:rPr>
          <w:rFonts w:hAnsi="Times New Roman"/>
        </w:rPr>
        <w:t>计算，其中</w:t>
      </w:r>
      <w:r>
        <w:rPr>
          <w:rFonts w:hAnsi="Times New Roman"/>
        </w:rPr>
        <w:t>N</w:t>
      </w:r>
      <w:r>
        <w:rPr>
          <w:rFonts w:hAnsi="Times New Roman"/>
        </w:rPr>
        <w:t>为有效完成件数，</w:t>
      </w:r>
      <w:r>
        <w:rPr>
          <w:rFonts w:hAnsi="Times New Roman"/>
        </w:rPr>
        <w:t>T</w:t>
      </w:r>
      <w:r>
        <w:rPr>
          <w:rFonts w:hAnsi="Times New Roman"/>
        </w:rPr>
        <w:t>采用小时，</w:t>
      </w:r>
      <w:r>
        <w:rPr>
          <w:rFonts w:hAnsi="Times New Roman"/>
        </w:rPr>
        <w:t>Q</w:t>
      </w:r>
      <w:r>
        <w:rPr>
          <w:rFonts w:hAnsi="Times New Roman"/>
        </w:rPr>
        <w:t>单位为件</w:t>
      </w:r>
      <w:r>
        <w:rPr>
          <w:rFonts w:hAnsi="Times New Roman"/>
        </w:rPr>
        <w:t>/h</w:t>
      </w:r>
      <w:r>
        <w:rPr>
          <w:rFonts w:hAnsi="Times New Roman"/>
        </w:rPr>
        <w:t>。效率提升率为</w:t>
      </w:r>
      <w:r>
        <w:rPr>
          <w:rFonts w:hAnsi="Times New Roman"/>
        </w:rPr>
        <w:t>E=(Q</w:t>
      </w:r>
      <w:r>
        <w:rPr>
          <w:rFonts w:hAnsi="Times New Roman"/>
          <w:vertAlign w:val="subscript"/>
        </w:rPr>
        <w:t>m</w:t>
      </w:r>
      <w:r>
        <w:rPr>
          <w:rFonts w:hAnsi="Times New Roman"/>
        </w:rPr>
        <w:t>/Q</w:t>
      </w:r>
      <w:r>
        <w:rPr>
          <w:rFonts w:hAnsi="Times New Roman"/>
          <w:vertAlign w:val="subscript"/>
        </w:rPr>
        <w:t>h</w:t>
      </w:r>
      <w:r>
        <w:rPr>
          <w:rFonts w:hAnsi="Times New Roman"/>
        </w:rPr>
        <w:t>-1)×100%</w:t>
      </w:r>
      <w:r>
        <w:rPr>
          <w:rFonts w:hAnsi="Times New Roman"/>
        </w:rPr>
        <w:t>，任务书要求不低于</w:t>
      </w:r>
      <w:r>
        <w:rPr>
          <w:rFonts w:hAnsi="Times New Roman"/>
        </w:rPr>
        <w:t>100%</w:t>
      </w:r>
      <w:r>
        <w:rPr>
          <w:rFonts w:hAnsi="Times New Roman"/>
        </w:rPr>
        <w:t>，即</w:t>
      </w:r>
      <w:r>
        <w:rPr>
          <w:rFonts w:hAnsi="Times New Roman"/>
        </w:rPr>
        <w:t>Q</w:t>
      </w:r>
      <w:r>
        <w:rPr>
          <w:rFonts w:hAnsi="Times New Roman"/>
          <w:vertAlign w:val="subscript"/>
        </w:rPr>
        <w:t>m</w:t>
      </w:r>
      <w:r>
        <w:rPr>
          <w:rFonts w:hAnsi="Times New Roman"/>
        </w:rPr>
        <w:t>≥2Q</w:t>
      </w:r>
      <w:r>
        <w:rPr>
          <w:rFonts w:hAnsi="Times New Roman"/>
          <w:vertAlign w:val="subscript"/>
        </w:rPr>
        <w:t>h</w:t>
      </w:r>
      <w:r>
        <w:rPr>
          <w:rFonts w:hAnsi="Times New Roman"/>
        </w:rPr>
        <w:t>。若使用等量样件总时间计算，则等价条件为</w:t>
      </w:r>
      <w:r>
        <w:rPr>
          <w:rFonts w:hAnsi="Times New Roman"/>
        </w:rPr>
        <w:t>T</w:t>
      </w:r>
      <w:r>
        <w:rPr>
          <w:rFonts w:hAnsi="Times New Roman"/>
          <w:vertAlign w:val="subscript"/>
        </w:rPr>
        <w:t>m</w:t>
      </w:r>
      <w:r>
        <w:rPr>
          <w:rFonts w:hAnsi="Times New Roman"/>
        </w:rPr>
        <w:t>≤T</w:t>
      </w:r>
      <w:r>
        <w:rPr>
          <w:rFonts w:hAnsi="Times New Roman"/>
          <w:vertAlign w:val="subscript"/>
        </w:rPr>
        <w:t>h</w:t>
      </w:r>
      <w:r>
        <w:rPr>
          <w:rFonts w:hAnsi="Times New Roman"/>
        </w:rPr>
        <w:t>/2</w:t>
      </w:r>
      <w:r>
        <w:rPr>
          <w:rFonts w:hAnsi="Times New Roman"/>
        </w:rPr>
        <w:t>。</w:t>
      </w:r>
    </w:p>
    <w:p w14:paraId="2C622F7A" w14:textId="77777777" w:rsidR="00A439FD" w:rsidRDefault="00000000">
      <w:pPr>
        <w:rPr>
          <w:rFonts w:hint="eastAsia"/>
        </w:rPr>
      </w:pPr>
      <w:r>
        <w:rPr>
          <w:rFonts w:hAnsi="Times New Roman"/>
        </w:rPr>
        <w:t>测试分别记录首件通过时间、稳态单件周期和整批完整流程时间。</w:t>
      </w:r>
      <w:r>
        <w:rPr>
          <w:rFonts w:hAnsi="Times New Roman"/>
        </w:rPr>
        <w:t>CPU</w:t>
      </w:r>
      <w:r>
        <w:rPr>
          <w:rFonts w:hAnsi="Times New Roman"/>
        </w:rPr>
        <w:t>路径报告首次加载、单件和整批</w:t>
      </w:r>
      <w:r>
        <w:rPr>
          <w:rFonts w:hAnsi="Times New Roman"/>
        </w:rPr>
        <w:t>P50</w:t>
      </w:r>
      <w:r>
        <w:rPr>
          <w:rFonts w:hAnsi="Times New Roman"/>
        </w:rPr>
        <w:t>、</w:t>
      </w:r>
      <w:r>
        <w:rPr>
          <w:rFonts w:hAnsi="Times New Roman"/>
        </w:rPr>
        <w:t>P90</w:t>
      </w:r>
      <w:r>
        <w:rPr>
          <w:rFonts w:hAnsi="Times New Roman"/>
        </w:rPr>
        <w:t>及最大耗时；复核比例、无效图像、重跑和软件异常与吞吐量并列披露。约</w:t>
      </w:r>
      <w:r>
        <w:rPr>
          <w:rFonts w:hAnsi="Times New Roman"/>
        </w:rPr>
        <w:t>1 m/min</w:t>
      </w:r>
      <w:r>
        <w:rPr>
          <w:rFonts w:hAnsi="Times New Roman"/>
        </w:rPr>
        <w:t>理论吞吐只用于核对机械上限，最终效率结论来自同批现场计时。</w:t>
      </w:r>
    </w:p>
    <w:p w14:paraId="4DC43130" w14:textId="77777777" w:rsidR="00A439FD" w:rsidRDefault="00000000">
      <w:pPr>
        <w:rPr>
          <w:rFonts w:hint="eastAsia"/>
        </w:rPr>
      </w:pPr>
      <w:r>
        <w:rPr>
          <w:rFonts w:hAnsi="Times New Roman"/>
        </w:rPr>
        <w:t>效率达标同时要求质量指标达标。大量</w:t>
      </w:r>
      <w:r>
        <w:rPr>
          <w:rFonts w:hAnsi="Times New Roman"/>
        </w:rPr>
        <w:t>REVIEW</w:t>
      </w:r>
      <w:r>
        <w:rPr>
          <w:rFonts w:hAnsi="Times New Roman"/>
        </w:rPr>
        <w:t>会增加人工工作量，因此机器完整流程时间包含实际复核；失败任务也不计为已完成件。测试报告应展示人工与机器的完成件数、总时间、净时间、复核数、重跑数和指标结果，使效率变化能够对应到具体操作环节。</w:t>
      </w:r>
    </w:p>
    <w:p w14:paraId="7A9FDE6B" w14:textId="77777777" w:rsidR="00A439FD" w:rsidRDefault="00000000">
      <w:pPr>
        <w:pStyle w:val="2"/>
        <w:rPr>
          <w:rFonts w:hint="eastAsia"/>
        </w:rPr>
      </w:pPr>
      <w:bookmarkStart w:id="78" w:name="_Toc236434599"/>
      <w:r>
        <w:lastRenderedPageBreak/>
        <w:t xml:space="preserve">7.6 </w:t>
      </w:r>
      <w:r>
        <w:t>功能、接口与异常场景</w:t>
      </w:r>
      <w:bookmarkEnd w:id="78"/>
    </w:p>
    <w:p w14:paraId="6224A2DC" w14:textId="77777777" w:rsidR="00A439FD" w:rsidRDefault="00000000">
      <w:pPr>
        <w:rPr>
          <w:rFonts w:hint="eastAsia"/>
        </w:rPr>
      </w:pPr>
      <w:r>
        <w:rPr>
          <w:rFonts w:hAnsi="Times New Roman"/>
        </w:rPr>
        <w:t>功能测试覆盖单图有缺陷、单图无缺陷、多缺陷、多面聚合、人工复核和结果导出。无缺陷用例要求</w:t>
      </w:r>
      <w:r>
        <w:rPr>
          <w:rFonts w:hAnsi="Times New Roman"/>
        </w:rPr>
        <w:t>status</w:t>
      </w:r>
      <w:r>
        <w:rPr>
          <w:rFonts w:hAnsi="Times New Roman"/>
        </w:rPr>
        <w:t>为</w:t>
      </w:r>
      <w:r>
        <w:rPr>
          <w:rFonts w:hAnsi="Times New Roman"/>
        </w:rPr>
        <w:t>SUCCESS</w:t>
      </w:r>
      <w:r>
        <w:rPr>
          <w:rFonts w:hAnsi="Times New Roman"/>
        </w:rPr>
        <w:t>、</w:t>
      </w:r>
      <w:r>
        <w:rPr>
          <w:rFonts w:hAnsi="Times New Roman"/>
        </w:rPr>
        <w:t>defects</w:t>
      </w:r>
      <w:r>
        <w:rPr>
          <w:rFonts w:hAnsi="Times New Roman"/>
        </w:rPr>
        <w:t>为空且机器结论为</w:t>
      </w:r>
      <w:r>
        <w:rPr>
          <w:rFonts w:hAnsi="Times New Roman"/>
        </w:rPr>
        <w:t>OK</w:t>
      </w:r>
      <w:r>
        <w:rPr>
          <w:rFonts w:hAnsi="Times New Roman"/>
        </w:rPr>
        <w:t>；多缺陷用例要求实例完整、</w:t>
      </w:r>
      <w:r>
        <w:rPr>
          <w:rFonts w:hAnsi="Times New Roman"/>
        </w:rPr>
        <w:t>summary</w:t>
      </w:r>
      <w:r>
        <w:rPr>
          <w:rFonts w:hAnsi="Times New Roman"/>
        </w:rPr>
        <w:t>与产品聚合一致。人工确认、驳回和重分类后，机器字段、</w:t>
      </w:r>
      <w:r>
        <w:rPr>
          <w:rFonts w:hAnsi="Times New Roman"/>
        </w:rPr>
        <w:t>model_version</w:t>
      </w:r>
      <w:r>
        <w:rPr>
          <w:rFonts w:hAnsi="Times New Roman"/>
        </w:rPr>
        <w:t>和源哈希仍可查看。</w:t>
      </w:r>
    </w:p>
    <w:p w14:paraId="3288B2A8" w14:textId="77777777" w:rsidR="00A439FD" w:rsidRDefault="00000000">
      <w:pPr>
        <w:rPr>
          <w:rFonts w:hint="eastAsia"/>
        </w:rPr>
      </w:pPr>
      <w:r>
        <w:rPr>
          <w:rFonts w:hAnsi="Times New Roman"/>
        </w:rPr>
        <w:t>异常测试覆盖漏触发、重复触发、面别错误、卡料中止、人工抽料、断电恢复、损坏图像、模型缺失、推理超时、磁盘写入失败、</w:t>
      </w:r>
      <w:r>
        <w:rPr>
          <w:rFonts w:hAnsi="Times New Roman"/>
        </w:rPr>
        <w:t>Schema</w:t>
      </w:r>
      <w:r>
        <w:rPr>
          <w:rFonts w:hAnsi="Times New Roman"/>
        </w:rPr>
        <w:t>不兼容和重复同步。每个场景规定前置条件、操作步骤、期望状态、</w:t>
      </w:r>
      <w:r>
        <w:rPr>
          <w:rFonts w:hAnsi="Times New Roman"/>
        </w:rPr>
        <w:t>error_code</w:t>
      </w:r>
      <w:r>
        <w:rPr>
          <w:rFonts w:hAnsi="Times New Roman"/>
        </w:rPr>
        <w:t>、恢复动作和记录文件。核心通过原则是失败状态明确、已完成数据保留、产品不产生机器</w:t>
      </w:r>
      <w:r>
        <w:rPr>
          <w:rFonts w:hAnsi="Times New Roman"/>
        </w:rPr>
        <w:t>OK</w:t>
      </w:r>
      <w:r>
        <w:rPr>
          <w:rFonts w:hAnsi="Times New Roman"/>
        </w:rPr>
        <w:t>且恢复后身份不串号。</w:t>
      </w:r>
    </w:p>
    <w:p w14:paraId="413A9D9D" w14:textId="77777777" w:rsidR="00A439FD" w:rsidRDefault="00000000">
      <w:pPr>
        <w:rPr>
          <w:rFonts w:hint="eastAsia"/>
        </w:rPr>
      </w:pPr>
      <w:r>
        <w:rPr>
          <w:rFonts w:hAnsi="Times New Roman"/>
        </w:rPr>
        <w:t>机械与成像异常包括底面窗口振动、导向偏移、表面新增痕迹、失焦、过曝、环境光扰动和卷帘形变。测试采用代表性产品、固定金样和动态测试片，比较异常前后图像、触发计数及标定状态。达到重新标定或重做</w:t>
      </w:r>
      <w:r>
        <w:rPr>
          <w:rFonts w:hAnsi="Times New Roman"/>
        </w:rPr>
        <w:t>DOE</w:t>
      </w:r>
      <w:r>
        <w:rPr>
          <w:rFonts w:hAnsi="Times New Roman"/>
        </w:rPr>
        <w:t>条件时，系统暂停相关配方并记录变更。</w:t>
      </w:r>
    </w:p>
    <w:p w14:paraId="00BD6DED" w14:textId="77777777" w:rsidR="00A439FD" w:rsidRDefault="00000000">
      <w:pPr>
        <w:rPr>
          <w:rFonts w:hint="eastAsia"/>
        </w:rPr>
      </w:pPr>
      <w:r>
        <w:rPr>
          <w:rFonts w:hAnsi="Times New Roman"/>
        </w:rPr>
        <w:t>第三方使用验证由未参与开发的人员按交付说明执行。验证人员完成发布包哈希检查、</w:t>
      </w:r>
      <w:r>
        <w:rPr>
          <w:rFonts w:hAnsi="Times New Roman"/>
        </w:rPr>
        <w:t>CPU</w:t>
      </w:r>
      <w:r>
        <w:rPr>
          <w:rFonts w:hAnsi="Times New Roman"/>
        </w:rPr>
        <w:t>无网运行、批量部分失败、结果同步、人工复核和导出；每一步记录是否独立完成、耗时、错误提示及说明书缺口。依赖开发人员口头介入的步骤修订后重新验证。</w:t>
      </w:r>
    </w:p>
    <w:p w14:paraId="7E2EC10F" w14:textId="77777777" w:rsidR="00A439FD" w:rsidRDefault="00000000">
      <w:pPr>
        <w:pStyle w:val="11"/>
        <w:keepNext/>
      </w:pPr>
      <w:r>
        <w:t>表</w:t>
      </w:r>
      <w:r>
        <w:t xml:space="preserve">10  </w:t>
      </w:r>
      <w:r>
        <w:t>系统与接口异常场景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2835"/>
        <w:gridCol w:w="4025"/>
      </w:tblGrid>
      <w:tr w:rsidR="00A439FD" w14:paraId="06EBB362" w14:textId="77777777">
        <w:trPr>
          <w:cantSplit/>
          <w:tblHeader/>
          <w:jc w:val="center"/>
        </w:trPr>
        <w:tc>
          <w:tcPr>
            <w:tcW w:w="209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163D8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场景</w:t>
            </w:r>
          </w:p>
        </w:tc>
        <w:tc>
          <w:tcPr>
            <w:tcW w:w="28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0438A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注入</w:t>
            </w:r>
            <w:r>
              <w:rPr>
                <w:rFonts w:hAnsi="Times New Roman"/>
                <w:b/>
                <w:sz w:val="17"/>
              </w:rPr>
              <w:t>/</w:t>
            </w:r>
            <w:r>
              <w:rPr>
                <w:rFonts w:hAnsi="Times New Roman"/>
                <w:b/>
                <w:sz w:val="17"/>
              </w:rPr>
              <w:t>操作</w:t>
            </w:r>
          </w:p>
        </w:tc>
        <w:tc>
          <w:tcPr>
            <w:tcW w:w="402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BD87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7"/>
              </w:rPr>
              <w:t>通过条件</w:t>
            </w:r>
          </w:p>
        </w:tc>
      </w:tr>
      <w:tr w:rsidR="00A439FD" w14:paraId="6C0580A9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D76E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单图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无缺陷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多缺陷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6DCD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受控样例逐项运行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255E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Schema</w:t>
            </w:r>
            <w:r>
              <w:rPr>
                <w:rFonts w:hAnsi="Times New Roman"/>
                <w:sz w:val="17"/>
              </w:rPr>
              <w:t>合法，实例与</w:t>
            </w:r>
            <w:r>
              <w:rPr>
                <w:rFonts w:hAnsi="Times New Roman"/>
                <w:sz w:val="17"/>
              </w:rPr>
              <w:t>summary</w:t>
            </w:r>
            <w:r>
              <w:rPr>
                <w:rFonts w:hAnsi="Times New Roman"/>
                <w:sz w:val="17"/>
              </w:rPr>
              <w:t>一致，不虚构缺陷</w:t>
            </w:r>
          </w:p>
        </w:tc>
      </w:tr>
      <w:tr w:rsidR="00A439FD" w14:paraId="390B62AE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5D120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批量部分失败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48AAD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混入损坏或不支持图像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8BE5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退出</w:t>
            </w:r>
            <w:r>
              <w:rPr>
                <w:rFonts w:hAnsi="Times New Roman"/>
                <w:sz w:val="17"/>
              </w:rPr>
              <w:t>1</w:t>
            </w:r>
            <w:r>
              <w:rPr>
                <w:rFonts w:hAnsi="Times New Roman"/>
                <w:sz w:val="17"/>
              </w:rPr>
              <w:t>，成功项保留，</w:t>
            </w:r>
            <w:r>
              <w:rPr>
                <w:rFonts w:hAnsi="Times New Roman"/>
                <w:sz w:val="17"/>
              </w:rPr>
              <w:t>failed_items</w:t>
            </w:r>
            <w:r>
              <w:rPr>
                <w:rFonts w:hAnsi="Times New Roman"/>
                <w:sz w:val="17"/>
              </w:rPr>
              <w:t>完整</w:t>
            </w:r>
          </w:p>
        </w:tc>
      </w:tr>
      <w:tr w:rsidR="00A439FD" w14:paraId="15474602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57AEA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模型缺失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哈希不符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9245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移除或替换权重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42CC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退出</w:t>
            </w:r>
            <w:r>
              <w:rPr>
                <w:rFonts w:hAnsi="Times New Roman"/>
                <w:sz w:val="17"/>
              </w:rPr>
              <w:t>2</w:t>
            </w:r>
            <w:r>
              <w:rPr>
                <w:rFonts w:hAnsi="Times New Roman"/>
                <w:sz w:val="17"/>
              </w:rPr>
              <w:t>，不产生正常结果</w:t>
            </w:r>
          </w:p>
        </w:tc>
      </w:tr>
      <w:tr w:rsidR="00A439FD" w14:paraId="5EECE55C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5818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推理超时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73CB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设置受控超时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06B9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明确错误与输入项，不输出</w:t>
            </w:r>
            <w:r>
              <w:rPr>
                <w:rFonts w:hAnsi="Times New Roman"/>
                <w:sz w:val="17"/>
              </w:rPr>
              <w:t>OK</w:t>
            </w:r>
          </w:p>
        </w:tc>
      </w:tr>
      <w:tr w:rsidR="00A439FD" w14:paraId="39C04ED4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7E246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lastRenderedPageBreak/>
              <w:t>漏拍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重拍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身份冲突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067D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控制触发与队列故障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C0609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产品转</w:t>
            </w:r>
            <w:r>
              <w:rPr>
                <w:rFonts w:hAnsi="Times New Roman"/>
                <w:sz w:val="17"/>
              </w:rPr>
              <w:t>REVIEW/HOLD</w:t>
            </w:r>
            <w:r>
              <w:rPr>
                <w:rFonts w:hAnsi="Times New Roman"/>
                <w:sz w:val="17"/>
              </w:rPr>
              <w:t>，伪</w:t>
            </w:r>
            <w:r>
              <w:rPr>
                <w:rFonts w:hAnsi="Times New Roman"/>
                <w:sz w:val="17"/>
              </w:rPr>
              <w:t>OK</w:t>
            </w:r>
            <w:r>
              <w:rPr>
                <w:rFonts w:hAnsi="Times New Roman"/>
                <w:sz w:val="17"/>
              </w:rPr>
              <w:t>为</w:t>
            </w:r>
            <w:r>
              <w:rPr>
                <w:rFonts w:hAnsi="Times New Roman"/>
                <w:sz w:val="17"/>
              </w:rPr>
              <w:t>0</w:t>
            </w:r>
          </w:p>
        </w:tc>
      </w:tr>
      <w:tr w:rsidR="00A439FD" w14:paraId="2DA89486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E067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PLC/</w:t>
            </w:r>
            <w:r>
              <w:rPr>
                <w:rFonts w:hAnsi="Times New Roman"/>
                <w:sz w:val="17"/>
              </w:rPr>
              <w:t>采集机重启与断电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98A8A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各场景至少</w:t>
            </w:r>
            <w:r>
              <w:rPr>
                <w:rFonts w:hAnsi="Times New Roman"/>
                <w:sz w:val="17"/>
              </w:rPr>
              <w:t>3</w:t>
            </w:r>
            <w:r>
              <w:rPr>
                <w:rFonts w:hAnsi="Times New Roman"/>
                <w:sz w:val="17"/>
              </w:rPr>
              <w:t>次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48FA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可恢复或停机对账；串号为</w:t>
            </w:r>
            <w:r>
              <w:rPr>
                <w:rFonts w:hAnsi="Times New Roman"/>
                <w:sz w:val="17"/>
              </w:rPr>
              <w:t>0</w:t>
            </w:r>
          </w:p>
        </w:tc>
      </w:tr>
      <w:tr w:rsidR="00A439FD" w14:paraId="0374C092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6A6D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Schema</w:t>
            </w:r>
            <w:r>
              <w:rPr>
                <w:rFonts w:hAnsi="Times New Roman"/>
                <w:sz w:val="17"/>
              </w:rPr>
              <w:t>不兼容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AFE2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未知主版本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枚举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5615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明确拒绝并保留源文件</w:t>
            </w:r>
          </w:p>
        </w:tc>
      </w:tr>
      <w:tr w:rsidR="00A439FD" w14:paraId="77167D4F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C52B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重复同步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E20B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同一</w:t>
            </w:r>
            <w:r>
              <w:rPr>
                <w:rFonts w:hAnsi="Times New Roman"/>
                <w:sz w:val="17"/>
              </w:rPr>
              <w:t>task_id</w:t>
            </w:r>
            <w:r>
              <w:rPr>
                <w:rFonts w:hAnsi="Times New Roman"/>
                <w:sz w:val="17"/>
              </w:rPr>
              <w:t>和源哈希重复导入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A6F2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新增</w:t>
            </w:r>
            <w:r>
              <w:rPr>
                <w:rFonts w:hAnsi="Times New Roman"/>
                <w:sz w:val="17"/>
              </w:rPr>
              <w:t>jobs</w:t>
            </w:r>
            <w:r>
              <w:rPr>
                <w:rFonts w:hAnsi="Times New Roman"/>
                <w:sz w:val="17"/>
              </w:rPr>
              <w:t>为</w:t>
            </w:r>
            <w:r>
              <w:rPr>
                <w:rFonts w:hAnsi="Times New Roman"/>
                <w:sz w:val="17"/>
              </w:rPr>
              <w:t>0</w:t>
            </w:r>
            <w:r>
              <w:rPr>
                <w:rFonts w:hAnsi="Times New Roman"/>
                <w:sz w:val="17"/>
              </w:rPr>
              <w:t>，原记录不覆盖</w:t>
            </w:r>
          </w:p>
        </w:tc>
      </w:tr>
      <w:tr w:rsidR="00A439FD" w14:paraId="78D60C1E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2399C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人工复核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8DD8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确认、驳回、重分类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7654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追加事件，机器原始字段保持不变</w:t>
            </w:r>
          </w:p>
        </w:tc>
      </w:tr>
      <w:tr w:rsidR="00A439FD" w14:paraId="4726397D" w14:textId="77777777">
        <w:trPr>
          <w:cantSplit/>
          <w:jc w:val="center"/>
        </w:trPr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BD03C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CPU</w:t>
            </w:r>
            <w:r>
              <w:rPr>
                <w:rFonts w:hAnsi="Times New Roman"/>
                <w:sz w:val="17"/>
              </w:rPr>
              <w:t>无网运行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0790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断网后使用发布包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F8BE2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7"/>
              </w:rPr>
              <w:t>不访问外部服务，输出结构稳定</w:t>
            </w:r>
          </w:p>
        </w:tc>
      </w:tr>
    </w:tbl>
    <w:p w14:paraId="207848D4" w14:textId="77777777" w:rsidR="00A439FD" w:rsidRDefault="00A439FD">
      <w:pPr>
        <w:ind w:firstLine="0"/>
        <w:rPr>
          <w:rFonts w:hint="eastAsia"/>
        </w:rPr>
      </w:pPr>
    </w:p>
    <w:p w14:paraId="418EAD61" w14:textId="77777777" w:rsidR="00A439FD" w:rsidRDefault="00000000">
      <w:pPr>
        <w:pStyle w:val="2"/>
        <w:rPr>
          <w:rFonts w:hint="eastAsia"/>
        </w:rPr>
      </w:pPr>
      <w:bookmarkStart w:id="79" w:name="_Toc236434600"/>
      <w:r>
        <w:t xml:space="preserve">7.7 </w:t>
      </w:r>
      <w:r>
        <w:t>验收追溯与结论规则</w:t>
      </w:r>
      <w:bookmarkEnd w:id="79"/>
    </w:p>
    <w:p w14:paraId="199E3D34" w14:textId="77777777" w:rsidR="00A439FD" w:rsidRDefault="00000000">
      <w:pPr>
        <w:rPr>
          <w:rFonts w:hint="eastAsia"/>
        </w:rPr>
      </w:pPr>
      <w:r>
        <w:t>验收记录按第一章指标口径对应设计措施、验证方法、原始记录和责任专业。测试章节只规定样件封存、盲测执行、逐类统计、产品级统计、效率对照和异常场景的实施方法，不重复定义项目指标，也不以总体平均掩盖单个验收类别不通过。</w:t>
      </w:r>
    </w:p>
    <w:p w14:paraId="669EBAFF" w14:textId="77777777" w:rsidR="00A439FD" w:rsidRDefault="00000000">
      <w:pPr>
        <w:rPr>
          <w:rFonts w:hint="eastAsia"/>
        </w:rPr>
      </w:pPr>
      <w:r>
        <w:t>系统通过条件为：漏斗单根上料、输送、伺服对中、四工位采集、离线判定和气动分拣形成稳定闭环；本地软件持续生成合法</w:t>
      </w:r>
      <w:r>
        <w:t>result.json</w:t>
      </w:r>
      <w:r>
        <w:t>和</w:t>
      </w:r>
      <w:r>
        <w:t>piece_result.json</w:t>
      </w:r>
      <w:r>
        <w:t>，机器结果与人工复核分层保存，</w:t>
      </w:r>
      <w:r>
        <w:t>50</w:t>
      </w:r>
      <w:r>
        <w:t>件盲测、效率对照、异常测试和第三方试用达到第一章门槛。正常模式由</w:t>
      </w:r>
      <w:r>
        <w:t>PLC</w:t>
      </w:r>
      <w:r>
        <w:t>执行自动分拣，调试与异常模式转入</w:t>
      </w:r>
      <w:r>
        <w:t>HOLD</w:t>
      </w:r>
      <w:r>
        <w:t>或人工复核旁路。</w:t>
      </w:r>
    </w:p>
    <w:p w14:paraId="7278B0EF" w14:textId="77777777" w:rsidR="00A439FD" w:rsidRDefault="00000000">
      <w:pPr>
        <w:rPr>
          <w:rFonts w:hint="eastAsia"/>
        </w:rPr>
      </w:pPr>
      <w:r>
        <w:rPr>
          <w:rFonts w:hAnsi="Times New Roman"/>
        </w:rPr>
        <w:t>测试集泄漏、真值提前暴露、模型或阈值中途变化、统计分母事后调整、失败样本无记录删除以及版本或源文件无法确定时，本轮统计结论标为无效并重新组织测试。未达到数值门槛时，报告如实记录未通过项、错误类型和改进责任，不把计划或复测安排写成已完成结果。</w:t>
      </w:r>
    </w:p>
    <w:p w14:paraId="1B28BB09" w14:textId="77777777" w:rsidR="00A439FD" w:rsidRDefault="00000000">
      <w:pPr>
        <w:rPr>
          <w:rFonts w:hint="eastAsia"/>
        </w:rPr>
      </w:pPr>
      <w:r>
        <w:lastRenderedPageBreak/>
        <w:t>验收包保留样件封存与真值仲裁记录、四工位成像与标定、模型发布、原始机器结果、人工复核与异常记录、效率计时、第三方试用和验收索引；文件清单记录版本、</w:t>
      </w:r>
      <w:r>
        <w:t>SHA-256</w:t>
      </w:r>
      <w:r>
        <w:t>与</w:t>
      </w:r>
      <w:r>
        <w:t>piece_id</w:t>
      </w:r>
      <w:r>
        <w:t>索引。</w:t>
      </w:r>
    </w:p>
    <w:p w14:paraId="049C05A4" w14:textId="77777777" w:rsidR="00A439FD" w:rsidRDefault="00000000">
      <w:pPr>
        <w:rPr>
          <w:rFonts w:hint="eastAsia"/>
        </w:rPr>
      </w:pPr>
      <w:r>
        <w:br w:type="page"/>
      </w:r>
    </w:p>
    <w:p w14:paraId="70910EFC" w14:textId="77777777" w:rsidR="00A439FD" w:rsidRDefault="00000000">
      <w:pPr>
        <w:pStyle w:val="1"/>
      </w:pPr>
      <w:bookmarkStart w:id="80" w:name="_Toc236434601"/>
      <w:r>
        <w:lastRenderedPageBreak/>
        <w:t>八、实施计划与保障措施</w:t>
      </w:r>
      <w:bookmarkEnd w:id="80"/>
    </w:p>
    <w:p w14:paraId="07F8D269" w14:textId="77777777" w:rsidR="00A439FD" w:rsidRDefault="00000000">
      <w:pPr>
        <w:pStyle w:val="2"/>
        <w:rPr>
          <w:rFonts w:hint="eastAsia"/>
        </w:rPr>
      </w:pPr>
      <w:bookmarkStart w:id="81" w:name="_Toc236434602"/>
      <w:r>
        <w:t xml:space="preserve">8.1 </w:t>
      </w:r>
      <w:r>
        <w:t>里程碑与阶段交付</w:t>
      </w:r>
      <w:bookmarkEnd w:id="81"/>
    </w:p>
    <w:p w14:paraId="6FACB92B" w14:textId="77777777" w:rsidR="00A439FD" w:rsidRDefault="00000000">
      <w:pPr>
        <w:pStyle w:val="11"/>
        <w:keepNext/>
      </w:pPr>
      <w:r>
        <w:t>表</w:t>
      </w:r>
      <w:r>
        <w:t xml:space="preserve">11  </w:t>
      </w:r>
      <w:r>
        <w:t>实施里程碑和阶段出口</w:t>
      </w:r>
    </w:p>
    <w:tbl>
      <w:tblPr>
        <w:tblW w:w="8957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984"/>
        <w:gridCol w:w="5216"/>
      </w:tblGrid>
      <w:tr w:rsidR="00A439FD" w14:paraId="0EA1C64C" w14:textId="77777777">
        <w:trPr>
          <w:cantSplit/>
          <w:tblHeader/>
          <w:jc w:val="center"/>
        </w:trPr>
        <w:tc>
          <w:tcPr>
            <w:tcW w:w="175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89B35" w14:textId="77777777" w:rsidR="00A439FD" w:rsidRDefault="00000000">
            <w:pPr>
              <w:jc w:val="center"/>
              <w:rPr>
                <w:rFonts w:hint="eastAsia"/>
              </w:rPr>
            </w:pPr>
            <w:r>
              <w:t>计划日期</w:t>
            </w:r>
          </w:p>
        </w:tc>
        <w:tc>
          <w:tcPr>
            <w:tcW w:w="198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73260" w14:textId="77777777" w:rsidR="00A439FD" w:rsidRDefault="00000000">
            <w:pPr>
              <w:jc w:val="center"/>
              <w:rPr>
                <w:rFonts w:hint="eastAsia"/>
              </w:rPr>
            </w:pPr>
            <w:r>
              <w:t>节点</w:t>
            </w:r>
          </w:p>
        </w:tc>
        <w:tc>
          <w:tcPr>
            <w:tcW w:w="521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4327D" w14:textId="77777777" w:rsidR="00A439FD" w:rsidRDefault="00000000">
            <w:pPr>
              <w:jc w:val="center"/>
              <w:rPr>
                <w:rFonts w:hint="eastAsia"/>
              </w:rPr>
            </w:pPr>
            <w:r>
              <w:t>阶段出口</w:t>
            </w:r>
          </w:p>
        </w:tc>
      </w:tr>
      <w:tr w:rsidR="00A439FD" w14:paraId="1D66268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0FFC3" w14:textId="77777777" w:rsidR="00A439FD" w:rsidRDefault="00000000">
            <w:pPr>
              <w:jc w:val="center"/>
              <w:rPr>
                <w:rFonts w:hint="eastAsia"/>
              </w:rPr>
            </w:pPr>
            <w:r>
              <w:t>2026-07-30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0D7D9" w14:textId="77777777" w:rsidR="00A439FD" w:rsidRDefault="00000000">
            <w:pPr>
              <w:jc w:val="center"/>
              <w:rPr>
                <w:rFonts w:hint="eastAsia"/>
              </w:rPr>
            </w:pPr>
            <w:r>
              <w:t>详设评审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56AFC" w14:textId="77777777" w:rsidR="00A439FD" w:rsidRDefault="00000000">
            <w:pPr>
              <w:jc w:val="center"/>
              <w:rPr>
                <w:rFonts w:hint="eastAsia"/>
              </w:rPr>
            </w:pPr>
            <w:r>
              <w:t>总体方案、自动线布置、四工位成像参数、算法与软件接口通过评审，形成评审纪要</w:t>
            </w:r>
          </w:p>
        </w:tc>
      </w:tr>
      <w:tr w:rsidR="00A439FD" w14:paraId="12E4AF9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FFE59" w14:textId="77777777" w:rsidR="00A439FD" w:rsidRDefault="00000000">
            <w:pPr>
              <w:jc w:val="center"/>
              <w:rPr>
                <w:rFonts w:hint="eastAsia"/>
              </w:rPr>
            </w:pPr>
            <w:r>
              <w:t>2026-08-15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D9438" w14:textId="77777777" w:rsidR="00A439FD" w:rsidRDefault="00000000">
            <w:pPr>
              <w:jc w:val="center"/>
              <w:rPr>
                <w:rFonts w:hint="eastAsia"/>
              </w:rPr>
            </w:pPr>
            <w:r>
              <w:t>中期检查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BF3CB" w14:textId="77777777" w:rsidR="00A439FD" w:rsidRDefault="00000000">
            <w:pPr>
              <w:jc w:val="center"/>
              <w:rPr>
                <w:rFonts w:hint="eastAsia"/>
              </w:rPr>
            </w:pPr>
            <w:r>
              <w:t>完成关键机构、四工位采集链和离线软件阶段联调，提交阶段记录</w:t>
            </w:r>
          </w:p>
        </w:tc>
      </w:tr>
      <w:tr w:rsidR="00A439FD" w14:paraId="0D3CF0E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08BEB" w14:textId="77777777" w:rsidR="00A439FD" w:rsidRDefault="00000000">
            <w:pPr>
              <w:jc w:val="center"/>
              <w:rPr>
                <w:rFonts w:hint="eastAsia"/>
              </w:rPr>
            </w:pPr>
            <w:r>
              <w:t>2026-09-15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49754" w14:textId="77777777" w:rsidR="00A439FD" w:rsidRDefault="00000000">
            <w:pPr>
              <w:jc w:val="center"/>
              <w:rPr>
                <w:rFonts w:hint="eastAsia"/>
              </w:rPr>
            </w:pPr>
            <w:r>
              <w:t>项目完成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E4D02" w14:textId="77777777" w:rsidR="00A439FD" w:rsidRDefault="00000000">
            <w:pPr>
              <w:jc w:val="center"/>
              <w:rPr>
                <w:rFonts w:hint="eastAsia"/>
              </w:rPr>
            </w:pPr>
            <w:r>
              <w:t>完成样本、模型、软件、整线调试及</w:t>
            </w:r>
            <w:r>
              <w:t>50</w:t>
            </w:r>
            <w:r>
              <w:t>件盲测，形成验收资料包</w:t>
            </w:r>
          </w:p>
        </w:tc>
      </w:tr>
      <w:tr w:rsidR="00A439FD" w14:paraId="38280BEF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1FFEA" w14:textId="77777777" w:rsidR="00A439FD" w:rsidRDefault="00000000">
            <w:pPr>
              <w:jc w:val="center"/>
              <w:rPr>
                <w:rFonts w:hint="eastAsia"/>
              </w:rPr>
            </w:pPr>
            <w:r>
              <w:t>2026-09-30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3B0D6" w14:textId="77777777" w:rsidR="00A439FD" w:rsidRDefault="00000000">
            <w:pPr>
              <w:jc w:val="center"/>
              <w:rPr>
                <w:rFonts w:hint="eastAsia"/>
              </w:rPr>
            </w:pPr>
            <w:r>
              <w:t>结题评审</w:t>
            </w:r>
          </w:p>
        </w:tc>
        <w:tc>
          <w:tcPr>
            <w:tcW w:w="52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3F343" w14:textId="77777777" w:rsidR="00A439FD" w:rsidRDefault="00000000">
            <w:pPr>
              <w:jc w:val="center"/>
              <w:rPr>
                <w:rFonts w:hint="eastAsia"/>
              </w:rPr>
            </w:pPr>
            <w:r>
              <w:t>提交终版成果、测试记录和问题闭环材料，完成结题评审</w:t>
            </w:r>
          </w:p>
        </w:tc>
      </w:tr>
    </w:tbl>
    <w:p w14:paraId="735EAB4F" w14:textId="77777777" w:rsidR="00A439FD" w:rsidRDefault="00000000">
      <w:pPr>
        <w:pStyle w:val="2"/>
        <w:rPr>
          <w:rFonts w:hint="eastAsia"/>
        </w:rPr>
      </w:pPr>
      <w:bookmarkStart w:id="82" w:name="_Toc236434603"/>
      <w:r>
        <w:t xml:space="preserve">8.2 </w:t>
      </w:r>
      <w:r>
        <w:t>专业职责</w:t>
      </w:r>
      <w:bookmarkEnd w:id="82"/>
    </w:p>
    <w:p w14:paraId="11DEED96" w14:textId="77777777" w:rsidR="00A439FD" w:rsidRDefault="00000000">
      <w:pPr>
        <w:rPr>
          <w:rFonts w:hint="eastAsia"/>
        </w:rPr>
      </w:pPr>
      <w:r>
        <w:rPr>
          <w:rFonts w:hAnsi="Times New Roman"/>
        </w:rPr>
        <w:t>项目负责人管理范围、节点和变更。机械专业负责输送、导向、底面窗口、支撑、防护和分流机构；视觉专业负责相机、镜头、光源、标定、</w:t>
      </w:r>
      <w:r>
        <w:rPr>
          <w:rFonts w:hAnsi="Times New Roman"/>
        </w:rPr>
        <w:t>DOE</w:t>
      </w:r>
      <w:r>
        <w:rPr>
          <w:rFonts w:hAnsi="Times New Roman"/>
        </w:rPr>
        <w:t>和图像质量；控制专业负责</w:t>
      </w:r>
      <w:r>
        <w:rPr>
          <w:rFonts w:hAnsi="Times New Roman"/>
        </w:rPr>
        <w:t>PLC</w:t>
      </w:r>
      <w:r>
        <w:rPr>
          <w:rFonts w:hAnsi="Times New Roman"/>
        </w:rPr>
        <w:t>队列、触发、事件恢复、</w:t>
      </w:r>
      <w:r>
        <w:rPr>
          <w:rFonts w:hAnsi="Times New Roman"/>
        </w:rPr>
        <w:t>I/O</w:t>
      </w:r>
      <w:r>
        <w:rPr>
          <w:rFonts w:hAnsi="Times New Roman"/>
        </w:rPr>
        <w:t>和安全互锁；数据与算法专业负责样件台账、标注、数据划分、模型和规则层；</w:t>
      </w:r>
      <w:del w:id="83" w:author="软件组" w:date="2026-07-31T21:20:00Z">
        <w:r>
          <w:rPr>
            <w:rFonts w:hAnsi="Times New Roman"/>
          </w:rPr>
          <w:delText>软件专业负责</w:delText>
        </w:r>
        <w:r>
          <w:rPr>
            <w:rFonts w:hAnsi="Times New Roman"/>
          </w:rPr>
          <w:delText>CLI</w:delText>
        </w:r>
        <w:r>
          <w:rPr>
            <w:rFonts w:hAnsi="Times New Roman"/>
          </w:rPr>
          <w:delText>、</w:delText>
        </w:r>
        <w:r>
          <w:rPr>
            <w:rFonts w:hAnsi="Times New Roman"/>
          </w:rPr>
          <w:delText>Schema</w:delText>
        </w:r>
        <w:r>
          <w:rPr>
            <w:rFonts w:hAnsi="Times New Roman"/>
          </w:rPr>
          <w:delText>、同步、</w:delText>
        </w:r>
        <w:r>
          <w:rPr>
            <w:rFonts w:hAnsi="Times New Roman"/>
          </w:rPr>
          <w:delText>detector-ui</w:delText>
        </w:r>
        <w:r>
          <w:rPr>
            <w:rFonts w:hAnsi="Times New Roman"/>
          </w:rPr>
          <w:delText>和归档；</w:delText>
        </w:r>
      </w:del>
      <w:ins w:id="84" w:author="软件组" w:date="2026-07-31T21:20:00Z">
        <w:r>
          <w:rPr>
            <w:rFonts w:hAnsi="Times New Roman"/>
          </w:rPr>
          <w:t>软件专业负责</w:t>
        </w:r>
        <w:r>
          <w:rPr>
            <w:rFonts w:hAnsi="Times New Roman"/>
          </w:rPr>
          <w:t>CLI</w:t>
        </w:r>
        <w:r>
          <w:rPr>
            <w:rFonts w:hAnsi="Times New Roman"/>
          </w:rPr>
          <w:t>、</w:t>
        </w:r>
        <w:r>
          <w:rPr>
            <w:rFonts w:hAnsi="Times New Roman"/>
          </w:rPr>
          <w:lastRenderedPageBreak/>
          <w:t>Schema</w:t>
        </w:r>
        <w:r>
          <w:rPr>
            <w:rFonts w:hAnsi="Times New Roman"/>
          </w:rPr>
          <w:t>、同步、</w:t>
        </w:r>
        <w:r>
          <w:rPr>
            <w:rFonts w:hAnsi="Times New Roman"/>
          </w:rPr>
          <w:t>detector-ui</w:t>
        </w:r>
        <w:r>
          <w:rPr>
            <w:rFonts w:hAnsi="Times New Roman"/>
          </w:rPr>
          <w:t>、管理</w:t>
        </w:r>
        <w:r>
          <w:rPr>
            <w:rFonts w:hAnsi="Times New Roman"/>
          </w:rPr>
          <w:t>BI</w:t>
        </w:r>
        <w:r>
          <w:rPr>
            <w:rFonts w:hAnsi="Times New Roman"/>
          </w:rPr>
          <w:t>、轻量后端</w:t>
        </w:r>
        <w:r>
          <w:rPr>
            <w:rFonts w:hAnsi="Times New Roman"/>
          </w:rPr>
          <w:t>/ETL</w:t>
        </w:r>
        <w:r>
          <w:rPr>
            <w:rFonts w:hAnsi="Times New Roman"/>
          </w:rPr>
          <w:t>和归档；</w:t>
        </w:r>
      </w:ins>
      <w:r>
        <w:rPr>
          <w:rFonts w:hAnsi="Times New Roman"/>
        </w:rPr>
        <w:t>质量与工艺代表负责缺陷规则、盲测构成和真值仲裁。</w:t>
      </w:r>
    </w:p>
    <w:p w14:paraId="304D5EF2" w14:textId="77777777" w:rsidR="00A439FD" w:rsidRDefault="00000000">
      <w:pPr>
        <w:pStyle w:val="2"/>
        <w:rPr>
          <w:rFonts w:hint="eastAsia"/>
        </w:rPr>
      </w:pPr>
      <w:bookmarkStart w:id="85" w:name="_Toc236434604"/>
      <w:r>
        <w:t xml:space="preserve">8.3 </w:t>
      </w:r>
      <w:r>
        <w:t>主要风险与处置</w:t>
      </w:r>
      <w:bookmarkEnd w:id="85"/>
    </w:p>
    <w:p w14:paraId="23404062" w14:textId="77777777" w:rsidR="00A439FD" w:rsidRDefault="00000000">
      <w:pPr>
        <w:rPr>
          <w:rFonts w:hint="eastAsia"/>
        </w:rPr>
      </w:pPr>
      <w:r>
        <w:rPr>
          <w:rFonts w:hAnsi="Times New Roman"/>
        </w:rPr>
        <w:t>裂纹容易与纤维纹理和树脂高光混淆，采用双条形光、交叉偏振、切片推理和困难负样本训练降低误检；底面窗口通过短跨距支撑、刚性相机支架和独立遮光控制振动与反光。漏触发、重复触发、卡料、抽料和断电恢复由</w:t>
      </w:r>
      <w:r>
        <w:rPr>
          <w:rFonts w:hAnsi="Times New Roman"/>
        </w:rPr>
        <w:t>PLC</w:t>
      </w:r>
      <w:r>
        <w:rPr>
          <w:rFonts w:hAnsi="Times New Roman"/>
        </w:rPr>
        <w:t>事件日志及</w:t>
      </w:r>
      <w:r>
        <w:rPr>
          <w:rFonts w:hAnsi="Times New Roman"/>
        </w:rPr>
        <w:t>FIFO</w:t>
      </w:r>
      <w:r>
        <w:rPr>
          <w:rFonts w:hAnsi="Times New Roman"/>
        </w:rPr>
        <w:t>对账处理。定义、成像、数据、模型或</w:t>
      </w:r>
      <w:r>
        <w:rPr>
          <w:rFonts w:hAnsi="Times New Roman"/>
        </w:rPr>
        <w:t>Schema</w:t>
      </w:r>
      <w:r>
        <w:rPr>
          <w:rFonts w:hAnsi="Times New Roman"/>
        </w:rPr>
        <w:t>发生变化时同步提升版本并重跑受影响回归，效率优化始终保留</w:t>
      </w:r>
      <w:r>
        <w:rPr>
          <w:rFonts w:hAnsi="Times New Roman"/>
        </w:rPr>
        <w:t>CPU</w:t>
      </w:r>
      <w:r>
        <w:rPr>
          <w:rFonts w:hAnsi="Times New Roman"/>
        </w:rPr>
        <w:t>无网流程和人工复核计时。</w:t>
      </w:r>
    </w:p>
    <w:p w14:paraId="72F2BA9A" w14:textId="77777777" w:rsidR="00A439FD" w:rsidRDefault="00000000">
      <w:pPr>
        <w:pStyle w:val="2"/>
        <w:rPr>
          <w:rFonts w:hint="eastAsia"/>
        </w:rPr>
      </w:pPr>
      <w:bookmarkStart w:id="86" w:name="_Toc236434605"/>
      <w:r>
        <w:t xml:space="preserve">8.4 </w:t>
      </w:r>
      <w:r>
        <w:t>设计定版、变更与回滚</w:t>
      </w:r>
      <w:bookmarkEnd w:id="86"/>
    </w:p>
    <w:p w14:paraId="64ED9F54" w14:textId="77777777" w:rsidR="00A439FD" w:rsidRDefault="00000000">
      <w:pPr>
        <w:rPr>
          <w:rFonts w:hint="eastAsia"/>
        </w:rPr>
      </w:pPr>
      <w:r>
        <w:t>产品尺寸、机械图纸、成像配方、</w:t>
      </w:r>
      <w:r>
        <w:t>PLC I/O</w:t>
      </w:r>
      <w:r>
        <w:t>、缺陷规则、模型发布包和</w:t>
      </w:r>
      <w:r>
        <w:t>Schema</w:t>
      </w:r>
      <w:r>
        <w:t>分别建立受控版本。任何变更由项目负责人组织影响评估，并按范围执行标定、金样、标注、接口兼容、高风险样件和分拣联锁复测；发布包保留上一稳定版本，验证未通过即回滚，历史结果继续关联原</w:t>
      </w:r>
      <w:r>
        <w:t>model_version</w:t>
      </w:r>
      <w:r>
        <w:t>和</w:t>
      </w:r>
      <w:r>
        <w:t>rule_version</w:t>
      </w:r>
      <w:r>
        <w:t>。</w:t>
      </w:r>
    </w:p>
    <w:p w14:paraId="0B063D40" w14:textId="77777777" w:rsidR="00A439FD" w:rsidRDefault="00000000">
      <w:pPr>
        <w:pStyle w:val="11"/>
        <w:keepNext/>
      </w:pPr>
      <w:r>
        <w:t>表</w:t>
      </w:r>
      <w:r>
        <w:t xml:space="preserve">12  </w:t>
      </w:r>
      <w:r>
        <w:t>专业输出与设计变更管理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835"/>
        <w:gridCol w:w="2438"/>
        <w:gridCol w:w="2098"/>
      </w:tblGrid>
      <w:tr w:rsidR="00A439FD" w14:paraId="7764D3E6" w14:textId="77777777">
        <w:trPr>
          <w:cantSplit/>
          <w:tblHeader/>
          <w:jc w:val="center"/>
        </w:trPr>
        <w:tc>
          <w:tcPr>
            <w:tcW w:w="158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86AAA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专业</w:t>
            </w:r>
          </w:p>
        </w:tc>
        <w:tc>
          <w:tcPr>
            <w:tcW w:w="28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0A7E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本阶段输出</w:t>
            </w:r>
          </w:p>
        </w:tc>
        <w:tc>
          <w:tcPr>
            <w:tcW w:w="243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5AF2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责任文件</w:t>
            </w:r>
          </w:p>
        </w:tc>
        <w:tc>
          <w:tcPr>
            <w:tcW w:w="209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CE5B3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8"/>
                <w:szCs w:val="18"/>
              </w:rPr>
            </w:pPr>
            <w:r>
              <w:rPr>
                <w:rFonts w:hAnsi="Times New Roman"/>
                <w:b/>
                <w:sz w:val="17"/>
              </w:rPr>
              <w:t>变更处理</w:t>
            </w:r>
          </w:p>
        </w:tc>
      </w:tr>
      <w:tr w:rsidR="00A439FD" w14:paraId="78025B10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2108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产品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机械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0A2C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产品尺寸基线、线体布置、支架与底面窗口设计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235E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机械图纸、装配与试验记录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B28A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尺寸或结构变化后复算工位、节拍和底面成像</w:t>
            </w:r>
          </w:p>
        </w:tc>
      </w:tr>
      <w:tr w:rsidR="00A439FD" w14:paraId="0DC3FA34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C65F5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视觉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02646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相机镜头清单、四工位配方、标定文件和图像质量标准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8FCBC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器件清单、</w:t>
            </w:r>
            <w:r>
              <w:rPr>
                <w:rFonts w:hAnsi="Times New Roman"/>
                <w:sz w:val="17"/>
              </w:rPr>
              <w:t>DOE</w:t>
            </w:r>
            <w:r>
              <w:rPr>
                <w:rFonts w:hAnsi="Times New Roman"/>
                <w:sz w:val="17"/>
              </w:rPr>
              <w:t>与标定记录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47FB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光机变化后重采代表样件并复核配方</w:t>
            </w:r>
          </w:p>
        </w:tc>
      </w:tr>
      <w:tr w:rsidR="00A439FD" w14:paraId="58E02EAB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26041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控制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35C68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PLC I/O</w:t>
            </w:r>
            <w:r>
              <w:rPr>
                <w:rFonts w:hAnsi="Times New Roman"/>
                <w:sz w:val="17"/>
              </w:rPr>
              <w:t>、触发时序、</w:t>
            </w:r>
            <w:r>
              <w:rPr>
                <w:rFonts w:hAnsi="Times New Roman"/>
                <w:sz w:val="17"/>
              </w:rPr>
              <w:t>FIFO</w:t>
            </w:r>
            <w:r>
              <w:rPr>
                <w:rFonts w:hAnsi="Times New Roman"/>
                <w:sz w:val="17"/>
              </w:rPr>
              <w:t>事件和故障恢复逻辑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CBD80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I/O</w:t>
            </w:r>
            <w:r>
              <w:rPr>
                <w:rFonts w:hAnsi="Times New Roman"/>
                <w:sz w:val="17"/>
              </w:rPr>
              <w:t>表、事件字典、故障测试记录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EA86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逻辑变化后重跑身份链和接口测试</w:t>
            </w:r>
          </w:p>
        </w:tc>
      </w:tr>
      <w:tr w:rsidR="00A439FD" w14:paraId="4DA4E2A9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B447E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质量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F6A11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七类定义、首轮验收类别、真值与统计规则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4F547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受控定义卡、样件封存和仲裁记录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27C3B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规则变化后同步更新标注与统计脚本</w:t>
            </w:r>
          </w:p>
        </w:tc>
      </w:tr>
      <w:tr w:rsidR="00A439FD" w14:paraId="520B8FBB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857B8" w14:textId="77777777" w:rsidR="00A439FD" w:rsidRDefault="00000000">
            <w:pPr>
              <w:spacing w:line="252" w:lineRule="auto"/>
              <w:ind w:firstLine="0"/>
              <w:jc w:val="center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lastRenderedPageBreak/>
              <w:t>算法</w:t>
            </w:r>
            <w:r>
              <w:rPr>
                <w:rFonts w:hAnsi="Times New Roman"/>
                <w:sz w:val="17"/>
              </w:rPr>
              <w:t>/</w:t>
            </w:r>
            <w:r>
              <w:rPr>
                <w:rFonts w:hAnsi="Times New Roman"/>
                <w:sz w:val="17"/>
              </w:rPr>
              <w:t>软件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9FE04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del w:id="87" w:author="软件组" w:date="2026-07-31T21:20:00Z">
              <w:r>
                <w:rPr>
                  <w:rFonts w:hAnsi="Times New Roman"/>
                  <w:sz w:val="17"/>
                </w:rPr>
                <w:delText>模型发布包、</w:delText>
              </w:r>
              <w:r>
                <w:rPr>
                  <w:rFonts w:hAnsi="Times New Roman"/>
                  <w:sz w:val="17"/>
                </w:rPr>
                <w:delText>Schema</w:delText>
              </w:r>
              <w:r>
                <w:rPr>
                  <w:rFonts w:hAnsi="Times New Roman"/>
                  <w:sz w:val="17"/>
                </w:rPr>
                <w:delText>、许可清单和回滚包</w:delText>
              </w:r>
            </w:del>
            <w:ins w:id="88" w:author="软件组" w:date="2026-07-31T21:20:00Z">
              <w:r>
                <w:rPr>
                  <w:rFonts w:hAnsi="Times New Roman"/>
                  <w:sz w:val="17"/>
                </w:rPr>
                <w:t>模型发布包、</w:t>
              </w:r>
              <w:r>
                <w:rPr>
                  <w:rFonts w:hAnsi="Times New Roman"/>
                  <w:sz w:val="17"/>
                </w:rPr>
                <w:t>Schema</w:t>
              </w:r>
              <w:r>
                <w:rPr>
                  <w:rFonts w:hAnsi="Times New Roman"/>
                  <w:sz w:val="17"/>
                </w:rPr>
                <w:t>、前端</w:t>
              </w:r>
              <w:r>
                <w:rPr>
                  <w:rFonts w:hAnsi="Times New Roman"/>
                  <w:sz w:val="17"/>
                </w:rPr>
                <w:t>/BI</w:t>
              </w:r>
              <w:r>
                <w:rPr>
                  <w:rFonts w:hAnsi="Times New Roman"/>
                  <w:sz w:val="17"/>
                </w:rPr>
                <w:t>页面、后端</w:t>
              </w:r>
              <w:r>
                <w:rPr>
                  <w:rFonts w:hAnsi="Times New Roman"/>
                  <w:sz w:val="17"/>
                </w:rPr>
                <w:t>ETL</w:t>
              </w:r>
              <w:r>
                <w:rPr>
                  <w:rFonts w:hAnsi="Times New Roman"/>
                  <w:sz w:val="17"/>
                </w:rPr>
                <w:t>脚本、许可清单和回滚包</w:t>
              </w:r>
            </w:ins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2C6EE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del w:id="89" w:author="软件组" w:date="2026-07-31T21:20:00Z">
              <w:r>
                <w:rPr>
                  <w:rFonts w:hAnsi="Times New Roman"/>
                  <w:sz w:val="17"/>
                </w:rPr>
                <w:delText>版本与哈希清单、契约回归记录</w:delText>
              </w:r>
            </w:del>
            <w:ins w:id="90" w:author="软件组" w:date="2026-07-31T21:20:00Z">
              <w:r>
                <w:rPr>
                  <w:rFonts w:hAnsi="Times New Roman"/>
                  <w:sz w:val="17"/>
                </w:rPr>
                <w:t>版本与哈希清单、接口契约、</w:t>
              </w:r>
              <w:r>
                <w:rPr>
                  <w:rFonts w:hAnsi="Times New Roman"/>
                  <w:sz w:val="17"/>
                </w:rPr>
                <w:t>BI</w:t>
              </w:r>
              <w:r>
                <w:rPr>
                  <w:rFonts w:hAnsi="Times New Roman"/>
                  <w:sz w:val="17"/>
                </w:rPr>
                <w:t>指标口径与契约回归记录</w:t>
              </w:r>
            </w:ins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66C75" w14:textId="77777777" w:rsidR="00A439FD" w:rsidRDefault="00000000">
            <w:pPr>
              <w:spacing w:line="252" w:lineRule="auto"/>
              <w:ind w:firstLine="0"/>
              <w:jc w:val="left"/>
              <w:rPr>
                <w:rFonts w:hAnsi="Times New Roman"/>
                <w:sz w:val="18"/>
                <w:szCs w:val="18"/>
              </w:rPr>
            </w:pPr>
            <w:r>
              <w:rPr>
                <w:rFonts w:hAnsi="Times New Roman"/>
                <w:sz w:val="17"/>
              </w:rPr>
              <w:t>升级版本并保留上一稳定包</w:t>
            </w:r>
          </w:p>
        </w:tc>
      </w:tr>
    </w:tbl>
    <w:p w14:paraId="2095E0DD" w14:textId="77777777" w:rsidR="00A439FD" w:rsidRDefault="00A439FD">
      <w:pPr>
        <w:ind w:firstLine="0"/>
        <w:rPr>
          <w:rFonts w:hint="eastAsia"/>
        </w:rPr>
      </w:pPr>
    </w:p>
    <w:p w14:paraId="30E02F4A" w14:textId="77777777" w:rsidR="00A439FD" w:rsidRDefault="00000000">
      <w:pPr>
        <w:rPr>
          <w:rFonts w:hint="eastAsia"/>
        </w:rPr>
      </w:pPr>
      <w:r>
        <w:br w:type="page"/>
      </w:r>
    </w:p>
    <w:p w14:paraId="2382FBC8" w14:textId="77777777" w:rsidR="00A439FD" w:rsidRDefault="00000000">
      <w:pPr>
        <w:pStyle w:val="1"/>
      </w:pPr>
      <w:bookmarkStart w:id="91" w:name="_Toc236434606"/>
      <w:r>
        <w:lastRenderedPageBreak/>
        <w:t>附录</w:t>
      </w:r>
      <w:r>
        <w:t xml:space="preserve">A  </w:t>
      </w:r>
      <w:r>
        <w:t>离线命令行与错误代码</w:t>
      </w:r>
      <w:bookmarkEnd w:id="91"/>
    </w:p>
    <w:p w14:paraId="7301EF96" w14:textId="77777777" w:rsidR="00A439FD" w:rsidRDefault="00000000">
      <w:pPr>
        <w:pStyle w:val="2"/>
        <w:rPr>
          <w:rFonts w:hint="eastAsia"/>
        </w:rPr>
      </w:pPr>
      <w:bookmarkStart w:id="92" w:name="_Toc236434607"/>
      <w:r>
        <w:t>A.1 CLI</w:t>
      </w:r>
      <w:r>
        <w:t>入口</w:t>
      </w:r>
      <w:bookmarkEnd w:id="92"/>
    </w:p>
    <w:p w14:paraId="2C5135B8" w14:textId="77777777" w:rsidR="00A439FD" w:rsidRDefault="00000000">
      <w:pPr>
        <w:pStyle w:val="CodeBlock"/>
        <w:shd w:val="clear" w:color="auto" w:fill="F2F2F2"/>
        <w:spacing w:before="40"/>
        <w:ind w:left="255" w:right="255"/>
      </w:pPr>
      <w:r>
        <w:rPr>
          <w:rFonts w:eastAsia="宋体"/>
          <w:sz w:val="14"/>
        </w:rPr>
        <w:t>detect --input &lt;image_or_dir&gt; --output &lt;output_dir&gt; --model &lt;model_path&gt; \</w:t>
      </w:r>
      <w:r>
        <w:rPr>
          <w:rFonts w:eastAsia="宋体"/>
          <w:sz w:val="14"/>
        </w:rPr>
        <w:br/>
        <w:t xml:space="preserve">       [--conf &lt;0..1&gt;] [--device cpu|cuda] [--save-overlay] \</w:t>
      </w:r>
      <w:r>
        <w:rPr>
          <w:rFonts w:eastAsia="宋体"/>
          <w:sz w:val="14"/>
        </w:rPr>
        <w:br/>
        <w:t xml:space="preserve">       [--config &lt;yaml&gt;] [--timeout-ms &lt;integer&gt;] \</w:t>
      </w:r>
      <w:r>
        <w:rPr>
          <w:rFonts w:eastAsia="宋体"/>
          <w:sz w:val="14"/>
        </w:rPr>
        <w:br/>
        <w:t xml:space="preserve">       [--anomaly-model &lt;optional_path&gt;]</w:t>
      </w:r>
    </w:p>
    <w:p w14:paraId="4286A0CC" w14:textId="66ED9152" w:rsidR="00A439FD" w:rsidRDefault="00000000">
      <w:pPr>
        <w:rPr>
          <w:rFonts w:hint="eastAsia"/>
        </w:rPr>
      </w:pPr>
      <w:r>
        <w:rPr>
          <w:rFonts w:hAnsi="Times New Roman"/>
          <w:sz w:val="24"/>
        </w:rPr>
        <w:t>退出码固定为</w:t>
      </w:r>
      <w:r>
        <w:rPr>
          <w:rFonts w:hAnsi="Times New Roman"/>
          <w:sz w:val="24"/>
        </w:rPr>
        <w:t>0</w:t>
      </w:r>
      <w:r>
        <w:rPr>
          <w:rFonts w:hAnsi="Times New Roman"/>
          <w:sz w:val="24"/>
        </w:rPr>
        <w:t>、</w:t>
      </w:r>
      <w:r>
        <w:rPr>
          <w:rFonts w:hAnsi="Times New Roman"/>
          <w:sz w:val="24"/>
        </w:rPr>
        <w:t>1</w:t>
      </w:r>
      <w:r>
        <w:rPr>
          <w:rFonts w:hAnsi="Times New Roman"/>
          <w:sz w:val="24"/>
        </w:rPr>
        <w:t>、</w:t>
      </w:r>
      <w:r>
        <w:rPr>
          <w:rFonts w:hAnsi="Times New Roman"/>
          <w:sz w:val="24"/>
        </w:rPr>
        <w:t>2</w:t>
      </w:r>
      <w:r>
        <w:rPr>
          <w:rFonts w:hAnsi="Times New Roman"/>
          <w:sz w:val="24"/>
        </w:rPr>
        <w:t>：</w:t>
      </w:r>
      <w:r>
        <w:rPr>
          <w:rFonts w:hAnsi="Times New Roman"/>
          <w:sz w:val="24"/>
        </w:rPr>
        <w:t>0</w:t>
      </w:r>
      <w:r>
        <w:rPr>
          <w:rFonts w:hAnsi="Times New Roman"/>
          <w:sz w:val="24"/>
        </w:rPr>
        <w:t>表示全部输入成功并形成合法结果；</w:t>
      </w:r>
      <w:r>
        <w:rPr>
          <w:rFonts w:hAnsi="Times New Roman"/>
          <w:sz w:val="24"/>
        </w:rPr>
        <w:t>1</w:t>
      </w:r>
      <w:r>
        <w:rPr>
          <w:rFonts w:hAnsi="Times New Roman"/>
          <w:sz w:val="24"/>
        </w:rPr>
        <w:t>表示检测任务运行失败，批量任务可保留成功项，但必须列出</w:t>
      </w:r>
      <w:r>
        <w:rPr>
          <w:rFonts w:hAnsi="Times New Roman"/>
          <w:sz w:val="24"/>
        </w:rPr>
        <w:t>failed_items</w:t>
      </w:r>
      <w:r>
        <w:rPr>
          <w:rFonts w:hAnsi="Times New Roman"/>
          <w:sz w:val="24"/>
        </w:rPr>
        <w:t>；</w:t>
      </w:r>
      <w:r>
        <w:rPr>
          <w:rFonts w:hAnsi="Times New Roman"/>
          <w:sz w:val="24"/>
        </w:rPr>
        <w:t>2</w:t>
      </w:r>
      <w:r>
        <w:rPr>
          <w:rFonts w:hAnsi="Times New Roman"/>
          <w:sz w:val="24"/>
        </w:rPr>
        <w:t>表示输入、模型、配置或前置</w:t>
      </w:r>
      <w:r>
        <w:rPr>
          <w:rFonts w:hAnsi="Times New Roman"/>
          <w:sz w:val="24"/>
        </w:rPr>
        <w:t>Schema</w:t>
      </w:r>
      <w:r>
        <w:rPr>
          <w:rFonts w:hAnsi="Times New Roman"/>
          <w:sz w:val="24"/>
        </w:rPr>
        <w:t>校验错误。任何失败均不得生成机器</w:t>
      </w:r>
      <w:r w:rsidR="00DD311E">
        <w:rPr>
          <w:rFonts w:hAnsi="Times New Roman" w:hint="eastAsia"/>
          <w:sz w:val="24"/>
        </w:rPr>
        <w:t>确定</w:t>
      </w:r>
      <w:r>
        <w:rPr>
          <w:rFonts w:hAnsi="Times New Roman"/>
          <w:sz w:val="24"/>
        </w:rPr>
        <w:t>。</w:t>
      </w:r>
    </w:p>
    <w:p w14:paraId="41D37A7E" w14:textId="77777777" w:rsidR="00A439FD" w:rsidRDefault="00000000">
      <w:pPr>
        <w:pStyle w:val="2"/>
        <w:rPr>
          <w:rFonts w:hint="eastAsia"/>
        </w:rPr>
      </w:pPr>
      <w:bookmarkStart w:id="93" w:name="_Toc236434608"/>
      <w:r>
        <w:t xml:space="preserve">A.2 </w:t>
      </w:r>
      <w:r>
        <w:t>典型错误代码</w:t>
      </w:r>
      <w:bookmarkEnd w:id="93"/>
    </w:p>
    <w:p w14:paraId="690EF914" w14:textId="77777777" w:rsidR="00A439FD" w:rsidRDefault="00000000">
      <w:pPr>
        <w:pStyle w:val="11"/>
        <w:keepNext/>
      </w:pPr>
      <w:r>
        <w:t>表</w:t>
      </w:r>
      <w:r>
        <w:t xml:space="preserve">13  </w:t>
      </w:r>
      <w:r>
        <w:t>离线模块错误代码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288"/>
      </w:tblGrid>
      <w:tr w:rsidR="00A439FD" w14:paraId="1614F3A4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7E767524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6"/>
                <w:szCs w:val="16"/>
              </w:rPr>
            </w:pPr>
            <w:r>
              <w:rPr>
                <w:rFonts w:hAnsi="Times New Roman"/>
                <w:b/>
                <w:sz w:val="16"/>
              </w:rPr>
              <w:t>代码</w:t>
            </w:r>
          </w:p>
        </w:tc>
        <w:tc>
          <w:tcPr>
            <w:tcW w:w="2835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178D01B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6"/>
                <w:szCs w:val="16"/>
              </w:rPr>
            </w:pPr>
            <w:r>
              <w:rPr>
                <w:rFonts w:hAnsi="Times New Roman"/>
                <w:b/>
                <w:sz w:val="16"/>
              </w:rPr>
              <w:t>含义</w:t>
            </w:r>
          </w:p>
        </w:tc>
        <w:tc>
          <w:tcPr>
            <w:tcW w:w="3288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32D4502F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6"/>
                <w:szCs w:val="16"/>
              </w:rPr>
            </w:pPr>
            <w:r>
              <w:rPr>
                <w:rFonts w:hAnsi="Times New Roman"/>
                <w:b/>
                <w:sz w:val="16"/>
              </w:rPr>
              <w:t>处理</w:t>
            </w:r>
          </w:p>
        </w:tc>
      </w:tr>
      <w:tr w:rsidR="00A439FD" w14:paraId="278C1A77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3CD3A8E1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E_INPUT_NOT_FOUND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F029276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输入路径不存在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0B980B9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退出</w:t>
            </w:r>
            <w:r>
              <w:rPr>
                <w:rFonts w:hAnsi="Times New Roman"/>
                <w:sz w:val="16"/>
              </w:rPr>
              <w:t>2</w:t>
            </w:r>
            <w:r>
              <w:rPr>
                <w:rFonts w:hAnsi="Times New Roman"/>
                <w:sz w:val="16"/>
              </w:rPr>
              <w:t>，不创建正常任务</w:t>
            </w:r>
          </w:p>
        </w:tc>
      </w:tr>
      <w:tr w:rsidR="00A439FD" w14:paraId="5D0CF906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4E0183A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E_IMAGE_UNREADABLE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40E5078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图像损坏或格式不支持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431FEE9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批量时记录失败项并退出</w:t>
            </w:r>
            <w:r>
              <w:rPr>
                <w:rFonts w:hAnsi="Times New Roman"/>
                <w:sz w:val="16"/>
              </w:rPr>
              <w:t>1</w:t>
            </w:r>
          </w:p>
        </w:tc>
      </w:tr>
      <w:tr w:rsidR="00A439FD" w14:paraId="7C4DBCF4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55BA46DA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E_MODEL_MISSING/E_MODEL_HASH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63CF3B5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模型缺失或哈希不符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B5E50C7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退出</w:t>
            </w:r>
            <w:r>
              <w:rPr>
                <w:rFonts w:hAnsi="Times New Roman"/>
                <w:sz w:val="16"/>
              </w:rPr>
              <w:t>2</w:t>
            </w:r>
            <w:r>
              <w:rPr>
                <w:rFonts w:hAnsi="Times New Roman"/>
                <w:sz w:val="16"/>
              </w:rPr>
              <w:t>，恢复受控发布包</w:t>
            </w:r>
          </w:p>
        </w:tc>
      </w:tr>
      <w:tr w:rsidR="00A439FD" w14:paraId="5EEC3F67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D56D49A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E_TIMEOUT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726EA72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单项或任务超时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AFCCA5D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退出</w:t>
            </w:r>
            <w:r>
              <w:rPr>
                <w:rFonts w:hAnsi="Times New Roman"/>
                <w:sz w:val="16"/>
              </w:rPr>
              <w:t>1</w:t>
            </w:r>
            <w:r>
              <w:rPr>
                <w:rFonts w:hAnsi="Times New Roman"/>
                <w:sz w:val="16"/>
              </w:rPr>
              <w:t>，产品转</w:t>
            </w:r>
            <w:r>
              <w:rPr>
                <w:rFonts w:hAnsi="Times New Roman"/>
                <w:sz w:val="16"/>
              </w:rPr>
              <w:t>REVIEW</w:t>
            </w:r>
          </w:p>
        </w:tc>
      </w:tr>
      <w:tr w:rsidR="00A439FD" w14:paraId="3E8F65BD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84948A8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E_SCHEMA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E7520A3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结果无法通过</w:t>
            </w:r>
            <w:r>
              <w:rPr>
                <w:rFonts w:hAnsi="Times New Roman"/>
                <w:sz w:val="16"/>
              </w:rPr>
              <w:t>Schema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E71CB42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停止同步并保留错误包</w:t>
            </w:r>
          </w:p>
        </w:tc>
      </w:tr>
      <w:tr w:rsidR="00A439FD" w14:paraId="0FCE2EAE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E3ED76F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E_SYNC_INCOMPATIBLE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BDB73A5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未知主版本或不兼容枚举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5CF0753B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明确拒绝，保留源结果</w:t>
            </w:r>
          </w:p>
        </w:tc>
      </w:tr>
      <w:tr w:rsidR="00A439FD" w14:paraId="3B800201" w14:textId="77777777">
        <w:trPr>
          <w:cantSplit/>
          <w:jc w:val="center"/>
        </w:trPr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73E17F4E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E_IDENTITY_CONFLICT</w:t>
            </w:r>
          </w:p>
        </w:tc>
        <w:tc>
          <w:tcPr>
            <w:tcW w:w="2835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CDDD916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piece/trigger/station/surface</w:t>
            </w:r>
            <w:r>
              <w:rPr>
                <w:rFonts w:hAnsi="Times New Roman"/>
                <w:sz w:val="16"/>
              </w:rPr>
              <w:t>冲突</w:t>
            </w:r>
          </w:p>
        </w:tc>
        <w:tc>
          <w:tcPr>
            <w:tcW w:w="328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55DDDD4F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6"/>
                <w:szCs w:val="16"/>
              </w:rPr>
            </w:pPr>
            <w:r>
              <w:rPr>
                <w:rFonts w:hAnsi="Times New Roman"/>
                <w:sz w:val="16"/>
              </w:rPr>
              <w:t>产品</w:t>
            </w:r>
            <w:r>
              <w:rPr>
                <w:rFonts w:hAnsi="Times New Roman"/>
                <w:sz w:val="16"/>
              </w:rPr>
              <w:t>HOLD</w:t>
            </w:r>
            <w:r>
              <w:rPr>
                <w:rFonts w:hAnsi="Times New Roman"/>
                <w:sz w:val="16"/>
              </w:rPr>
              <w:t>，人工对账</w:t>
            </w:r>
          </w:p>
        </w:tc>
      </w:tr>
    </w:tbl>
    <w:p w14:paraId="38D9C631" w14:textId="77777777" w:rsidR="00A439FD" w:rsidRDefault="00000000">
      <w:pPr>
        <w:rPr>
          <w:rFonts w:hint="eastAsia"/>
        </w:rPr>
      </w:pPr>
      <w:r>
        <w:br w:type="page"/>
      </w:r>
    </w:p>
    <w:p w14:paraId="159519E0" w14:textId="77777777" w:rsidR="00A439FD" w:rsidRDefault="00000000">
      <w:pPr>
        <w:pStyle w:val="1"/>
      </w:pPr>
      <w:bookmarkStart w:id="94" w:name="_Toc236434609"/>
      <w:r>
        <w:lastRenderedPageBreak/>
        <w:t>附录</w:t>
      </w:r>
      <w:r>
        <w:t>B  JSON</w:t>
      </w:r>
      <w:r>
        <w:t>契约与示例</w:t>
      </w:r>
      <w:bookmarkEnd w:id="94"/>
    </w:p>
    <w:p w14:paraId="140E5236" w14:textId="77777777" w:rsidR="00A439FD" w:rsidRDefault="00000000">
      <w:pPr>
        <w:pStyle w:val="2"/>
        <w:rPr>
          <w:rFonts w:hint="eastAsia"/>
        </w:rPr>
      </w:pPr>
      <w:bookmarkStart w:id="95" w:name="_Toc236434610"/>
      <w:r>
        <w:t xml:space="preserve">B.1 </w:t>
      </w:r>
      <w:r>
        <w:t>图像级</w:t>
      </w:r>
      <w:r>
        <w:t>result.json</w:t>
      </w:r>
      <w:r>
        <w:t>示例</w:t>
      </w:r>
      <w:bookmarkEnd w:id="95"/>
    </w:p>
    <w:p w14:paraId="04749F10" w14:textId="77777777" w:rsidR="00A439FD" w:rsidRDefault="00000000">
      <w:pPr>
        <w:pStyle w:val="CodeBlock"/>
        <w:shd w:val="clear" w:color="auto" w:fill="F2F2F2"/>
        <w:spacing w:before="40"/>
        <w:ind w:left="255" w:right="255"/>
      </w:pPr>
      <w:r>
        <w:rPr>
          <w:rFonts w:eastAsia="宋体"/>
          <w:sz w:val="13"/>
        </w:rPr>
        <w:t>{"schema_version": "1.0.0", "status": "success", "task_id": "&lt;task-id&gt;", "piece_id": "P20260731-000001", "batch_id": "&lt;batch-id&gt;", "station_id": "S1", "surface": "top", "trigger_id": "&lt;trigger-id&gt;", "segment_index": 0, "image_path": "&lt;relative-path&gt;", "image_sha256": "&lt;sha256&gt;", "model_version": "&lt;model-release-id&gt;", "timing_ms": null, "defects": [{"class_slug": "bubble", "bbox_px": [0, 0, 0, 0], "mask": null, "confidence": null}], "summary": {"instance_count": 1, "machine_image_decision": "NG_CANDIDATE"}}</w:t>
      </w:r>
    </w:p>
    <w:p w14:paraId="0906DA32" w14:textId="77777777" w:rsidR="00A439FD" w:rsidRDefault="00000000">
      <w:pPr>
        <w:pStyle w:val="2"/>
        <w:rPr>
          <w:rFonts w:hint="eastAsia"/>
        </w:rPr>
      </w:pPr>
      <w:bookmarkStart w:id="96" w:name="_Toc236434611"/>
      <w:r>
        <w:t xml:space="preserve">B.2 </w:t>
      </w:r>
      <w:r>
        <w:t>产品级</w:t>
      </w:r>
      <w:r>
        <w:t>piece_result.json</w:t>
      </w:r>
      <w:r>
        <w:t>示例</w:t>
      </w:r>
      <w:bookmarkEnd w:id="96"/>
    </w:p>
    <w:p w14:paraId="66ED582C" w14:textId="77777777" w:rsidR="00A439FD" w:rsidRDefault="00000000">
      <w:pPr>
        <w:pStyle w:val="CodeBlock"/>
        <w:shd w:val="clear" w:color="auto" w:fill="F2F2F2"/>
        <w:spacing w:before="40"/>
        <w:ind w:left="255" w:right="255"/>
      </w:pPr>
      <w:r>
        <w:rPr>
          <w:rFonts w:eastAsia="宋体"/>
          <w:sz w:val="13"/>
        </w:rPr>
        <w:t>{"schema_version": "1.0.0", "piece_id": "P20260731-000001", "batch_id": "&lt;batch-id&gt;", "capture_recipe_id": "&lt;recipe-id&gt;", "expected_captures": [{"station_id": "S1", "surface": "top", "segment_count": "&lt;integer&gt;"}], "received_captures": "&lt;list-of-image-result-references&gt;", "missing_captures": [], "duplicate_captures": [], "source_result_hashes": ["&lt;sha256&gt;"], "model_version": "&lt;model-release-id&gt;", "rule_version": "&lt;rule-version&gt;", "machine_decision": "REVIEW", "rule_decision": "REVIEW", "piece_status": "REVIEW_PENDING", "review_events": [], "final_decision": null, "sort_target": "HOLD", "timing": {"created_at": "&lt;ISO-8601&gt;", "completed_at": null}}</w:t>
      </w:r>
    </w:p>
    <w:p w14:paraId="3A5C900A" w14:textId="77777777" w:rsidR="00A439FD" w:rsidRDefault="00000000">
      <w:pPr>
        <w:rPr>
          <w:rFonts w:hint="eastAsia"/>
        </w:rPr>
      </w:pPr>
      <w:r>
        <w:rPr>
          <w:rFonts w:hAnsi="Times New Roman"/>
          <w:sz w:val="24"/>
        </w:rPr>
        <w:t>旧</w:t>
      </w:r>
      <w:r>
        <w:rPr>
          <w:rFonts w:hAnsi="Times New Roman"/>
          <w:sz w:val="24"/>
        </w:rPr>
        <w:t>1.x result.json</w:t>
      </w:r>
      <w:r>
        <w:rPr>
          <w:rFonts w:hAnsi="Times New Roman"/>
          <w:sz w:val="24"/>
        </w:rPr>
        <w:t>继续作为图像级事实文件，由适配器读取；</w:t>
      </w:r>
      <w:r>
        <w:rPr>
          <w:rFonts w:hAnsi="Times New Roman"/>
          <w:sz w:val="24"/>
        </w:rPr>
        <w:t>piece_result.json</w:t>
      </w:r>
      <w:r>
        <w:rPr>
          <w:rFonts w:hAnsi="Times New Roman"/>
          <w:sz w:val="24"/>
        </w:rPr>
        <w:t>是新增的产品级聚合对象。未知主版本明确拒绝。旧结果缺少产品身份或预期采集集合时，只能聚合为</w:t>
      </w:r>
      <w:r>
        <w:rPr>
          <w:rFonts w:hAnsi="Times New Roman"/>
          <w:sz w:val="24"/>
        </w:rPr>
        <w:t>INCOMPLETE/REVIEW</w:t>
      </w:r>
      <w:r>
        <w:rPr>
          <w:rFonts w:hAnsi="Times New Roman"/>
          <w:sz w:val="24"/>
        </w:rPr>
        <w:t>。人工复核以追加</w:t>
      </w:r>
      <w:r>
        <w:rPr>
          <w:rFonts w:hAnsi="Times New Roman"/>
          <w:sz w:val="24"/>
        </w:rPr>
        <w:t>review_events</w:t>
      </w:r>
      <w:r>
        <w:rPr>
          <w:rFonts w:hAnsi="Times New Roman"/>
          <w:sz w:val="24"/>
        </w:rPr>
        <w:t>保存，不覆盖机器和规则原始字段。</w:t>
      </w:r>
    </w:p>
    <w:p w14:paraId="0C0E935F" w14:textId="77777777" w:rsidR="00A439FD" w:rsidRDefault="00000000">
      <w:pPr>
        <w:rPr>
          <w:rFonts w:hint="eastAsia"/>
        </w:rPr>
      </w:pPr>
      <w:r>
        <w:br w:type="page"/>
      </w:r>
    </w:p>
    <w:p w14:paraId="26385EC8" w14:textId="77777777" w:rsidR="00A439FD" w:rsidRDefault="00000000">
      <w:pPr>
        <w:pStyle w:val="1"/>
      </w:pPr>
      <w:bookmarkStart w:id="97" w:name="_Toc236434612"/>
      <w:r>
        <w:lastRenderedPageBreak/>
        <w:t>附录</w:t>
      </w:r>
      <w:r>
        <w:t xml:space="preserve">C  </w:t>
      </w:r>
      <w:r>
        <w:t>目录、标注、</w:t>
      </w:r>
      <w:r>
        <w:t>DOE</w:t>
      </w:r>
      <w:r>
        <w:t>与许可记录</w:t>
      </w:r>
      <w:bookmarkEnd w:id="97"/>
    </w:p>
    <w:p w14:paraId="5B98EC21" w14:textId="77777777" w:rsidR="00A439FD" w:rsidRDefault="00000000">
      <w:pPr>
        <w:pStyle w:val="2"/>
        <w:rPr>
          <w:rFonts w:hint="eastAsia"/>
        </w:rPr>
      </w:pPr>
      <w:bookmarkStart w:id="98" w:name="_Toc236434613"/>
      <w:r>
        <w:t xml:space="preserve">C.1 </w:t>
      </w:r>
      <w:r>
        <w:t>推荐目录与命名</w:t>
      </w:r>
      <w:bookmarkEnd w:id="98"/>
    </w:p>
    <w:p w14:paraId="14A7A726" w14:textId="77777777" w:rsidR="00A439FD" w:rsidRDefault="00000000">
      <w:pPr>
        <w:pStyle w:val="CodeBlock"/>
        <w:shd w:val="clear" w:color="auto" w:fill="F2F2F2"/>
        <w:spacing w:before="40"/>
        <w:ind w:left="255" w:right="255"/>
      </w:pPr>
      <w:r>
        <w:rPr>
          <w:rFonts w:eastAsia="宋体"/>
          <w:sz w:val="14"/>
        </w:rPr>
        <w:t>dataset_root/</w:t>
      </w:r>
      <w:r>
        <w:rPr>
          <w:rFonts w:eastAsia="宋体"/>
          <w:sz w:val="14"/>
        </w:rPr>
        <w:br/>
        <w:t xml:space="preserve">  raw/&lt;batch_id&gt;/&lt;piece_id&gt;/&lt;surface&gt;/&lt;segment_index&gt;_&lt;trigger_id&gt;.&lt;ext&gt;</w:t>
      </w:r>
      <w:r>
        <w:rPr>
          <w:rFonts w:eastAsia="宋体"/>
          <w:sz w:val="14"/>
        </w:rPr>
        <w:br/>
        <w:t xml:space="preserve">  annotations/&lt;definition_version&gt;/&lt;annotation_version&gt;/</w:t>
      </w:r>
      <w:r>
        <w:rPr>
          <w:rFonts w:eastAsia="宋体"/>
          <w:sz w:val="14"/>
        </w:rPr>
        <w:br/>
        <w:t xml:space="preserve">  manifests/raw_manifest.jsonl</w:t>
      </w:r>
      <w:r>
        <w:rPr>
          <w:rFonts w:eastAsia="宋体"/>
          <w:sz w:val="14"/>
        </w:rPr>
        <w:br/>
        <w:t xml:space="preserve">  manifests/annotation_manifest.jsonl</w:t>
      </w:r>
      <w:r>
        <w:rPr>
          <w:rFonts w:eastAsia="宋体"/>
          <w:sz w:val="14"/>
        </w:rPr>
        <w:br/>
        <w:t xml:space="preserve">  splits/&lt;split_version&gt;/{train,val,test}.txt</w:t>
      </w:r>
      <w:r>
        <w:rPr>
          <w:rFonts w:eastAsia="宋体"/>
          <w:sz w:val="14"/>
        </w:rPr>
        <w:br/>
        <w:t xml:space="preserve">  releases/&lt;dataset_version&gt;/release_manifest.json</w:t>
      </w:r>
    </w:p>
    <w:p w14:paraId="7EC42BA0" w14:textId="77777777" w:rsidR="00A439FD" w:rsidRDefault="00000000">
      <w:pPr>
        <w:pStyle w:val="2"/>
        <w:rPr>
          <w:rFonts w:hint="eastAsia"/>
        </w:rPr>
      </w:pPr>
      <w:bookmarkStart w:id="99" w:name="_Toc236434614"/>
      <w:r>
        <w:t xml:space="preserve">C.2 </w:t>
      </w:r>
      <w:r>
        <w:t>标注与互审字段</w:t>
      </w:r>
      <w:bookmarkEnd w:id="99"/>
    </w:p>
    <w:p w14:paraId="46CA9CA0" w14:textId="77777777" w:rsidR="00A439FD" w:rsidRDefault="00000000">
      <w:pPr>
        <w:pStyle w:val="11"/>
        <w:keepNext/>
      </w:pPr>
      <w:r>
        <w:t>表</w:t>
      </w:r>
      <w:r>
        <w:t xml:space="preserve">14  </w:t>
      </w:r>
      <w:r>
        <w:t>标注记录最小字段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90"/>
      </w:tblGrid>
      <w:tr w:rsidR="00A439FD" w14:paraId="4F8C0D0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5E77792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6"/>
              </w:rPr>
              <w:t>信息域</w:t>
            </w:r>
          </w:p>
        </w:tc>
        <w:tc>
          <w:tcPr>
            <w:tcW w:w="6690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7BE306E2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6"/>
              </w:rPr>
              <w:t>字段</w:t>
            </w:r>
            <w:r>
              <w:rPr>
                <w:rFonts w:hAnsi="Times New Roman"/>
                <w:b/>
                <w:sz w:val="16"/>
              </w:rPr>
              <w:t>/</w:t>
            </w:r>
            <w:r>
              <w:rPr>
                <w:rFonts w:hAnsi="Times New Roman"/>
                <w:b/>
                <w:sz w:val="16"/>
              </w:rPr>
              <w:t>要求</w:t>
            </w:r>
          </w:p>
        </w:tc>
      </w:tr>
      <w:tr w:rsidR="00A439FD" w14:paraId="2911F50B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ADD9CCA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身份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32D4CEE5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piece_id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batch_id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surface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segment_index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image_sha256</w:t>
            </w:r>
          </w:p>
        </w:tc>
      </w:tr>
      <w:tr w:rsidR="00A439FD" w14:paraId="5E3B6050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30F27645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定义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0B015A6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definition_version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class_slug</w:t>
            </w:r>
            <w:r>
              <w:rPr>
                <w:rFonts w:hAnsi="Times New Roman"/>
                <w:sz w:val="16"/>
              </w:rPr>
              <w:t>、直接</w:t>
            </w:r>
            <w:r>
              <w:rPr>
                <w:rFonts w:hAnsi="Times New Roman"/>
                <w:sz w:val="16"/>
              </w:rPr>
              <w:t>/</w:t>
            </w:r>
            <w:r>
              <w:rPr>
                <w:rFonts w:hAnsi="Times New Roman"/>
                <w:sz w:val="16"/>
              </w:rPr>
              <w:t>类比</w:t>
            </w:r>
            <w:r>
              <w:rPr>
                <w:rFonts w:hAnsi="Times New Roman"/>
                <w:sz w:val="16"/>
              </w:rPr>
              <w:t>/</w:t>
            </w:r>
            <w:r>
              <w:rPr>
                <w:rFonts w:hAnsi="Times New Roman"/>
                <w:sz w:val="16"/>
              </w:rPr>
              <w:t>补充规则来源</w:t>
            </w:r>
          </w:p>
        </w:tc>
      </w:tr>
      <w:tr w:rsidR="00A439FD" w14:paraId="4B9B8950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6EAC331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几何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174EF862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bbox</w:t>
            </w:r>
            <w:r>
              <w:rPr>
                <w:rFonts w:hAnsi="Times New Roman"/>
                <w:sz w:val="16"/>
              </w:rPr>
              <w:t>或</w:t>
            </w:r>
            <w:r>
              <w:rPr>
                <w:rFonts w:hAnsi="Times New Roman"/>
                <w:sz w:val="16"/>
              </w:rPr>
              <w:t>mask</w:t>
            </w:r>
            <w:r>
              <w:rPr>
                <w:rFonts w:hAnsi="Times New Roman"/>
                <w:sz w:val="16"/>
              </w:rPr>
              <w:t>、跨分段关联、截断和遮挡属性</w:t>
            </w:r>
          </w:p>
        </w:tc>
      </w:tr>
      <w:tr w:rsidR="00A439FD" w14:paraId="1C7DC985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8EFA75E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人员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CF48ACE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annotator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reviewer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arbiter</w:t>
            </w:r>
            <w:r>
              <w:rPr>
                <w:rFonts w:hAnsi="Times New Roman"/>
                <w:sz w:val="16"/>
              </w:rPr>
              <w:t>、时间和动作</w:t>
            </w:r>
          </w:p>
        </w:tc>
      </w:tr>
      <w:tr w:rsidR="00A439FD" w14:paraId="1CCCEA8C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0A8AE23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质量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22D3EC0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valid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invalid_reason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focus</w:t>
            </w:r>
            <w:r>
              <w:rPr>
                <w:rFonts w:hAnsi="Times New Roman"/>
                <w:sz w:val="16"/>
              </w:rPr>
              <w:t>、</w:t>
            </w:r>
            <w:r>
              <w:rPr>
                <w:rFonts w:hAnsi="Times New Roman"/>
                <w:sz w:val="16"/>
              </w:rPr>
              <w:t>saturation</w:t>
            </w:r>
            <w:r>
              <w:rPr>
                <w:rFonts w:hAnsi="Times New Roman"/>
                <w:sz w:val="16"/>
              </w:rPr>
              <w:t>、标定状态</w:t>
            </w:r>
          </w:p>
        </w:tc>
      </w:tr>
      <w:tr w:rsidR="00A439FD" w14:paraId="178D8812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7C4EC96F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划分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7592B097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按物理样件和批次</w:t>
            </w:r>
            <w:r>
              <w:rPr>
                <w:rFonts w:hAnsi="Times New Roman"/>
                <w:sz w:val="16"/>
              </w:rPr>
              <w:t>7:2:1</w:t>
            </w:r>
            <w:r>
              <w:rPr>
                <w:rFonts w:hAnsi="Times New Roman"/>
                <w:sz w:val="16"/>
              </w:rPr>
              <w:t>；同一</w:t>
            </w:r>
            <w:r>
              <w:rPr>
                <w:rFonts w:hAnsi="Times New Roman"/>
                <w:sz w:val="16"/>
              </w:rPr>
              <w:t>piece_id</w:t>
            </w:r>
            <w:r>
              <w:rPr>
                <w:rFonts w:hAnsi="Times New Roman"/>
                <w:sz w:val="16"/>
              </w:rPr>
              <w:t>不得跨集合</w:t>
            </w:r>
          </w:p>
        </w:tc>
      </w:tr>
    </w:tbl>
    <w:p w14:paraId="2BA9CDB7" w14:textId="77777777" w:rsidR="00A439FD" w:rsidRDefault="00000000">
      <w:pPr>
        <w:pStyle w:val="2"/>
        <w:rPr>
          <w:rFonts w:hint="eastAsia"/>
        </w:rPr>
      </w:pPr>
      <w:bookmarkStart w:id="100" w:name="_Toc236434615"/>
      <w:r>
        <w:t>C.3 DOE</w:t>
      </w:r>
      <w:r>
        <w:t>与软件许可记录</w:t>
      </w:r>
      <w:bookmarkEnd w:id="100"/>
    </w:p>
    <w:p w14:paraId="2C45C1A5" w14:textId="77777777" w:rsidR="00A439FD" w:rsidRDefault="00000000">
      <w:pPr>
        <w:pStyle w:val="11"/>
        <w:keepNext/>
      </w:pPr>
      <w:r>
        <w:t>表</w:t>
      </w:r>
      <w:r>
        <w:t>15  DOE/</w:t>
      </w:r>
      <w:r>
        <w:t>许可记录字段</w:t>
      </w:r>
    </w:p>
    <w:tbl>
      <w:tblPr>
        <w:tblW w:w="8958" w:type="dxa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90"/>
      </w:tblGrid>
      <w:tr w:rsidR="00A439FD" w14:paraId="1FD5BE7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B229A75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6"/>
              </w:rPr>
              <w:t>对象</w:t>
            </w:r>
          </w:p>
        </w:tc>
        <w:tc>
          <w:tcPr>
            <w:tcW w:w="6690" w:type="dxa"/>
            <w:shd w:val="clear" w:color="auto" w:fill="E7E6E6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498C20DE" w14:textId="77777777" w:rsidR="00A439FD" w:rsidRDefault="00000000">
            <w:pPr>
              <w:keepNext/>
              <w:spacing w:line="240" w:lineRule="auto"/>
              <w:ind w:firstLine="0"/>
              <w:jc w:val="center"/>
              <w:rPr>
                <w:rFonts w:hAnsi="Times New Roman"/>
                <w:b/>
                <w:sz w:val="17"/>
                <w:szCs w:val="17"/>
              </w:rPr>
            </w:pPr>
            <w:r>
              <w:rPr>
                <w:rFonts w:hAnsi="Times New Roman"/>
                <w:b/>
                <w:sz w:val="16"/>
              </w:rPr>
              <w:t>必须记录</w:t>
            </w:r>
          </w:p>
        </w:tc>
      </w:tr>
      <w:tr w:rsidR="00A439FD" w14:paraId="4F329C0A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5F99314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成像</w:t>
            </w:r>
            <w:r>
              <w:rPr>
                <w:rFonts w:hAnsi="Times New Roman"/>
                <w:sz w:val="16"/>
              </w:rPr>
              <w:t>DOE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328C6605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工位、样件、速度、曝光、增益、光源、角度、偏振、</w:t>
            </w:r>
            <w:r>
              <w:rPr>
                <w:rFonts w:hAnsi="Times New Roman"/>
                <w:sz w:val="16"/>
              </w:rPr>
              <w:t>WD</w:t>
            </w:r>
            <w:r>
              <w:rPr>
                <w:rFonts w:hAnsi="Times New Roman"/>
                <w:sz w:val="16"/>
              </w:rPr>
              <w:t>、标定、评价量、结论和复核人</w:t>
            </w:r>
          </w:p>
        </w:tc>
      </w:tr>
      <w:tr w:rsidR="00A439FD" w14:paraId="05693275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63991DBF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模型发布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04171ABB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权重哈希、配置哈希、类别字典、阈值、运行环境、</w:t>
            </w:r>
            <w:r>
              <w:rPr>
                <w:rFonts w:hAnsi="Times New Roman"/>
                <w:sz w:val="16"/>
              </w:rPr>
              <w:t>CPU/GPU</w:t>
            </w:r>
            <w:r>
              <w:rPr>
                <w:rFonts w:hAnsi="Times New Roman"/>
                <w:sz w:val="16"/>
              </w:rPr>
              <w:t>、回归样例和回滚包</w:t>
            </w:r>
          </w:p>
        </w:tc>
      </w:tr>
      <w:tr w:rsidR="00A439FD" w14:paraId="04B58FB7" w14:textId="77777777">
        <w:trPr>
          <w:cantSplit/>
          <w:jc w:val="center"/>
        </w:trPr>
        <w:tc>
          <w:tcPr>
            <w:tcW w:w="2268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FC160A9" w14:textId="77777777" w:rsidR="00A439FD" w:rsidRDefault="00000000">
            <w:pPr>
              <w:spacing w:line="240" w:lineRule="auto"/>
              <w:ind w:firstLine="0"/>
              <w:jc w:val="center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软件许可</w:t>
            </w:r>
          </w:p>
        </w:tc>
        <w:tc>
          <w:tcPr>
            <w:tcW w:w="6690" w:type="dxa"/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28A6090A" w14:textId="77777777" w:rsidR="00A439FD" w:rsidRDefault="00000000">
            <w:pPr>
              <w:spacing w:line="240" w:lineRule="auto"/>
              <w:ind w:firstLine="0"/>
              <w:jc w:val="left"/>
              <w:rPr>
                <w:rFonts w:hAnsi="Times New Roman"/>
                <w:sz w:val="17"/>
                <w:szCs w:val="17"/>
              </w:rPr>
            </w:pPr>
            <w:r>
              <w:rPr>
                <w:rFonts w:hAnsi="Times New Roman"/>
                <w:sz w:val="16"/>
              </w:rPr>
              <w:t>直接与传递依赖、版本、许可证、再分发条件、商业使用限制、核验日期和负责人</w:t>
            </w:r>
          </w:p>
        </w:tc>
      </w:tr>
    </w:tbl>
    <w:p w14:paraId="4457131B" w14:textId="77777777" w:rsidR="00A439FD" w:rsidRDefault="00A439FD">
      <w:pPr>
        <w:rPr>
          <w:rFonts w:hint="eastAsia"/>
        </w:rPr>
      </w:pPr>
    </w:p>
    <w:sectPr w:rsidR="00A439FD">
      <w:headerReference w:type="default" r:id="rId51"/>
      <w:footerReference w:type="default" r:id="rId52"/>
      <w:pgSz w:w="11906" w:h="16838"/>
      <w:pgMar w:top="1440" w:right="1440" w:bottom="1440" w:left="1440" w:header="709" w:footer="709" w:gutter="0"/>
      <w:pgNumType w:start="1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2ED1" w14:textId="77777777" w:rsidR="007B5BA6" w:rsidRDefault="007B5BA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D9DD0CB" w14:textId="77777777" w:rsidR="007B5BA6" w:rsidRDefault="007B5BA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ohit Devanagari">
    <w:altName w:val="AMGDT"/>
    <w:charset w:val="00"/>
    <w:family w:val="auto"/>
    <w:pitch w:val="default"/>
  </w:font>
  <w:font w:name="Liberation Sans">
    <w:altName w:val="Arial"/>
    <w:charset w:val="00"/>
    <w:family w:val="swiss"/>
    <w:pitch w:val="default"/>
  </w:font>
  <w:font w:name="Noto Sans CJK SC">
    <w:altName w:val="AMGDT"/>
    <w:charset w:val="00"/>
    <w:family w:val="auto"/>
    <w:pitch w:val="default"/>
  </w:font>
  <w:font w:name="仿宋, FangSong">
    <w:altName w:val="仿宋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3C834" w14:textId="77777777" w:rsidR="00A439FD" w:rsidRDefault="00A439FD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B0D1" w14:textId="77777777" w:rsidR="00A439FD" w:rsidRDefault="00A439FD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9FF5" w14:textId="77777777" w:rsidR="00A439FD" w:rsidRDefault="00A439FD">
    <w:pPr>
      <w:pStyle w:val="a9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83A7" w14:textId="77777777" w:rsidR="00A439FD" w:rsidRDefault="00A439FD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50E6" w14:textId="77777777" w:rsidR="00A439FD" w:rsidRDefault="00000000">
    <w:pPr>
      <w:ind w:firstLine="0"/>
      <w:jc w:val="center"/>
      <w:rPr>
        <w:rFonts w:hint="eastAsia"/>
      </w:rPr>
    </w:pPr>
    <w:r>
      <w:rPr>
        <w:rFonts w:hAnsi="Times New Roman"/>
        <w:sz w:val="20"/>
      </w:rPr>
      <w:t xml:space="preserve">-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hAnsi="Times New Roman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56C3" w14:textId="77777777" w:rsidR="007B5BA6" w:rsidRDefault="007B5BA6">
      <w:pPr>
        <w:rPr>
          <w:rFonts w:hint="eastAsia"/>
        </w:rPr>
      </w:pPr>
      <w:r>
        <w:separator/>
      </w:r>
    </w:p>
  </w:footnote>
  <w:footnote w:type="continuationSeparator" w:id="0">
    <w:p w14:paraId="325F2ACC" w14:textId="77777777" w:rsidR="007B5BA6" w:rsidRDefault="007B5B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03AF" w14:textId="77777777" w:rsidR="00A439FD" w:rsidRDefault="00A439FD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C688" w14:textId="77777777" w:rsidR="00A439FD" w:rsidRDefault="00A439FD">
    <w:pPr>
      <w:pStyle w:val="ab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19CB" w14:textId="77777777" w:rsidR="00A439FD" w:rsidRDefault="00A439FD">
    <w:pPr>
      <w:pStyle w:val="ab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E236" w14:textId="77777777" w:rsidR="00A439FD" w:rsidRDefault="00A439FD">
    <w:pP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7C77" w14:textId="77777777" w:rsidR="00A439FD" w:rsidRDefault="00A439F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ascii="Times New Roman" w:hAnsi="Times New Roman"/>
        <w:b/>
        <w:i w:val="0"/>
        <w:sz w:val="21"/>
      </w:rPr>
    </w:lvl>
    <w:lvl w:ilvl="1">
      <w:start w:val="1"/>
      <w:numFmt w:val="decimal"/>
      <w:pStyle w:val="a"/>
      <w:suff w:val="nothing"/>
      <w:lvlText w:val="%1%2　"/>
      <w:lvlJc w:val="left"/>
      <w:pPr>
        <w:tabs>
          <w:tab w:val="left" w:pos="0"/>
        </w:tabs>
        <w:ind w:left="851" w:firstLine="0"/>
      </w:pPr>
      <w:rPr>
        <w:rFonts w:ascii="黑体" w:eastAsia="黑体" w:hAnsi="黑体"/>
        <w:b w:val="0"/>
        <w:i w:val="0"/>
        <w:sz w:val="24"/>
        <w:szCs w:val="24"/>
      </w:rPr>
    </w:lvl>
    <w:lvl w:ilvl="2">
      <w:start w:val="1"/>
      <w:numFmt w:val="decimal"/>
      <w:pStyle w:val="a0"/>
      <w:suff w:val="nothing"/>
      <w:lvlText w:val="%1%2.%3　"/>
      <w:lvlJc w:val="left"/>
      <w:pPr>
        <w:tabs>
          <w:tab w:val="left" w:pos="0"/>
        </w:tabs>
        <w:ind w:left="0" w:firstLine="0"/>
      </w:pPr>
      <w:rPr>
        <w:rFonts w:ascii="黑体" w:eastAsia="黑体" w:hAnsi="黑体"/>
        <w:b w:val="0"/>
        <w:i w:val="0"/>
        <w:sz w:val="24"/>
        <w:szCs w:val="24"/>
      </w:rPr>
    </w:lvl>
    <w:lvl w:ilvl="3">
      <w:start w:val="1"/>
      <w:numFmt w:val="decimal"/>
      <w:pStyle w:val="a1"/>
      <w:suff w:val="nothing"/>
      <w:lvlText w:val="%1%2.%3.%4　"/>
      <w:lvlJc w:val="left"/>
      <w:pPr>
        <w:tabs>
          <w:tab w:val="left" w:pos="0"/>
        </w:tabs>
        <w:ind w:left="0" w:firstLine="0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suff w:val="nothing"/>
      <w:lvlText w:val="%1%2.%3.%4.%5　"/>
      <w:lvlJc w:val="left"/>
      <w:pPr>
        <w:tabs>
          <w:tab w:val="left" w:pos="0"/>
        </w:tabs>
        <w:ind w:left="1134" w:firstLine="0"/>
      </w:pPr>
      <w:rPr>
        <w:rFonts w:ascii="黑体" w:eastAsia="黑体" w:hAnsi="黑体"/>
        <w:b w:val="0"/>
        <w:i w:val="0"/>
        <w:sz w:val="24"/>
        <w:szCs w:val="24"/>
      </w:rPr>
    </w:lvl>
    <w:lvl w:ilvl="5">
      <w:start w:val="1"/>
      <w:numFmt w:val="decimal"/>
      <w:suff w:val="nothing"/>
      <w:lvlText w:val="%1%2.%3.%4.%5.%6　"/>
      <w:lvlJc w:val="left"/>
      <w:pPr>
        <w:tabs>
          <w:tab w:val="left" w:pos="0"/>
        </w:tabs>
        <w:ind w:left="0" w:firstLine="0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4"/>
        <w:szCs w:val="24"/>
        <w:u w:val="none"/>
        <w:vertAlign w:val="baseline"/>
      </w:rPr>
    </w:lvl>
    <w:lvl w:ilvl="6">
      <w:start w:val="1"/>
      <w:numFmt w:val="decimal"/>
      <w:suff w:val="nothing"/>
      <w:lvlText w:val="%1%2.%3.%4.%5.%6.%7　"/>
      <w:lvlJc w:val="left"/>
      <w:pPr>
        <w:tabs>
          <w:tab w:val="left" w:pos="0"/>
        </w:tabs>
        <w:ind w:left="0" w:firstLine="0"/>
      </w:pPr>
      <w:rPr>
        <w:rFonts w:ascii="黑体" w:eastAsia="黑体" w:hAnsi="黑体"/>
        <w:b w:val="0"/>
        <w:i w:val="0"/>
        <w:sz w:val="21"/>
      </w:rPr>
    </w:lvl>
    <w:lvl w:ilvl="7">
      <w:start w:val="1"/>
      <w:numFmt w:val="decimal"/>
      <w:lvlText w:val="%1%2.%3.%4.%5.%6.%7.%8"/>
      <w:lvlJc w:val="left"/>
      <w:pPr>
        <w:tabs>
          <w:tab w:val="left" w:pos="4351"/>
        </w:tabs>
        <w:ind w:left="3969" w:hanging="1418"/>
      </w:pPr>
    </w:lvl>
    <w:lvl w:ilvl="8">
      <w:start w:val="1"/>
      <w:numFmt w:val="decimal"/>
      <w:lvlText w:val="%1%2.%3.%4.%5.%6.%7.%8.%9"/>
      <w:lvlJc w:val="left"/>
      <w:pPr>
        <w:tabs>
          <w:tab w:val="left" w:pos="4777"/>
        </w:tabs>
        <w:ind w:left="4677" w:hanging="1700"/>
      </w:pPr>
    </w:lvl>
  </w:abstractNum>
  <w:num w:numId="1" w16cid:durableId="20663704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小程 JS">
    <w15:presenceInfo w15:providerId="Windows Live" w15:userId="6e0ad9e832bd15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14D"/>
    <w:rsid w:val="00146B02"/>
    <w:rsid w:val="00391A2C"/>
    <w:rsid w:val="00431217"/>
    <w:rsid w:val="005823F8"/>
    <w:rsid w:val="0078614D"/>
    <w:rsid w:val="007B5BA6"/>
    <w:rsid w:val="00A439FD"/>
    <w:rsid w:val="00A82857"/>
    <w:rsid w:val="00B07F67"/>
    <w:rsid w:val="00BB781C"/>
    <w:rsid w:val="00D023D9"/>
    <w:rsid w:val="00DD311E"/>
    <w:rsid w:val="00ED6B1E"/>
    <w:rsid w:val="01EE68BC"/>
    <w:rsid w:val="07B910CD"/>
    <w:rsid w:val="2B0F45C8"/>
    <w:rsid w:val="374B0846"/>
    <w:rsid w:val="383348C8"/>
    <w:rsid w:val="3D7339CE"/>
    <w:rsid w:val="48A06E12"/>
    <w:rsid w:val="68E9623C"/>
    <w:rsid w:val="6E861E0B"/>
    <w:rsid w:val="6E9564B2"/>
    <w:rsid w:val="725436DA"/>
    <w:rsid w:val="75D20D16"/>
    <w:rsid w:val="7E10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9B358"/>
  <w15:docId w15:val="{44BE1076-DED1-4465-8AE5-E293E2CD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uiPriority="0" w:qFormat="1"/>
    <w:lsdException w:name="toc 9" w:uiPriority="0" w:qFormat="1"/>
    <w:lsdException w:name="Normal Indent" w:semiHidden="1" w:unhideWhenUsed="1"/>
    <w:lsdException w:name="footnote text" w:uiPriority="0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uppressAutoHyphens/>
      <w:spacing w:line="360" w:lineRule="auto"/>
      <w:ind w:firstLine="560"/>
      <w:jc w:val="both"/>
    </w:pPr>
    <w:rPr>
      <w:rFonts w:eastAsia="仿宋_GB2312" w:hAnsiTheme="minorHAnsi" w:cstheme="minorBidi"/>
      <w:bCs/>
      <w:iCs/>
      <w:color w:val="000000"/>
      <w:kern w:val="2"/>
      <w:sz w:val="28"/>
      <w:szCs w:val="28"/>
    </w:rPr>
  </w:style>
  <w:style w:type="paragraph" w:styleId="1">
    <w:name w:val="heading 1"/>
    <w:basedOn w:val="a2"/>
    <w:next w:val="a2"/>
    <w:link w:val="10"/>
    <w:qFormat/>
    <w:pPr>
      <w:keepNext/>
      <w:keepLines/>
      <w:spacing w:before="360" w:after="200"/>
      <w:ind w:firstLine="0"/>
      <w:jc w:val="center"/>
      <w:outlineLvl w:val="0"/>
    </w:pPr>
    <w:rPr>
      <w:rFonts w:hAnsi="Times New Roman"/>
      <w:b/>
      <w:sz w:val="32"/>
    </w:rPr>
  </w:style>
  <w:style w:type="paragraph" w:styleId="2">
    <w:name w:val="heading 2"/>
    <w:basedOn w:val="a2"/>
    <w:next w:val="a2"/>
    <w:link w:val="20"/>
    <w:unhideWhenUsed/>
    <w:qFormat/>
    <w:pPr>
      <w:keepNext/>
      <w:keepLines/>
      <w:spacing w:before="240"/>
      <w:ind w:firstLine="0"/>
      <w:jc w:val="left"/>
      <w:outlineLvl w:val="1"/>
    </w:pPr>
    <w:rPr>
      <w:rFonts w:asciiTheme="majorHAnsi" w:eastAsiaTheme="majorEastAsia" w:hAnsiTheme="majorHAnsi" w:cstheme="majorBidi"/>
      <w:b/>
    </w:rPr>
  </w:style>
  <w:style w:type="paragraph" w:styleId="3">
    <w:name w:val="heading 3"/>
    <w:basedOn w:val="a2"/>
    <w:next w:val="a2"/>
    <w:link w:val="30"/>
    <w:unhideWhenUsed/>
    <w:qFormat/>
    <w:pPr>
      <w:keepNext/>
      <w:keepLines/>
      <w:spacing w:before="120"/>
      <w:ind w:firstLine="0"/>
      <w:jc w:val="left"/>
      <w:outlineLvl w:val="2"/>
    </w:pPr>
    <w:rPr>
      <w:rFonts w:hAnsi="Times New Roman"/>
      <w:b/>
    </w:rPr>
  </w:style>
  <w:style w:type="paragraph" w:styleId="4">
    <w:name w:val="heading 4"/>
    <w:basedOn w:val="a2"/>
    <w:next w:val="a2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</w:rPr>
  </w:style>
  <w:style w:type="paragraph" w:styleId="5">
    <w:name w:val="heading 5"/>
    <w:basedOn w:val="a2"/>
    <w:next w:val="a2"/>
    <w:unhideWhenUsed/>
    <w:qFormat/>
    <w:pPr>
      <w:keepNext/>
      <w:keepLines/>
      <w:outlineLvl w:val="4"/>
    </w:pPr>
    <w:rPr>
      <w:b/>
    </w:rPr>
  </w:style>
  <w:style w:type="paragraph" w:styleId="6">
    <w:name w:val="heading 6"/>
    <w:basedOn w:val="a2"/>
    <w:next w:val="a2"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2"/>
    <w:next w:val="a2"/>
    <w:unhideWhenUsed/>
    <w:qFormat/>
    <w:pPr>
      <w:keepNext/>
      <w:keepLines/>
      <w:outlineLvl w:val="6"/>
    </w:pPr>
    <w:rPr>
      <w:b/>
    </w:rPr>
  </w:style>
  <w:style w:type="paragraph" w:styleId="8">
    <w:name w:val="heading 8"/>
    <w:basedOn w:val="a2"/>
    <w:next w:val="a2"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2"/>
    <w:next w:val="a2"/>
    <w:unhideWhenUsed/>
    <w:qFormat/>
    <w:pPr>
      <w:keepNext/>
      <w:keepLines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text"/>
    <w:basedOn w:val="a2"/>
    <w:link w:val="a7"/>
    <w:uiPriority w:val="99"/>
    <w:semiHidden/>
    <w:unhideWhenUsed/>
    <w:qFormat/>
    <w:pPr>
      <w:jc w:val="left"/>
    </w:pPr>
  </w:style>
  <w:style w:type="paragraph" w:styleId="a8">
    <w:name w:val="Body Text"/>
    <w:basedOn w:val="a2"/>
    <w:qFormat/>
    <w:pPr>
      <w:spacing w:after="140" w:line="276" w:lineRule="auto"/>
    </w:pPr>
  </w:style>
  <w:style w:type="paragraph" w:styleId="TOC3">
    <w:name w:val="toc 3"/>
    <w:basedOn w:val="a2"/>
    <w:next w:val="a2"/>
    <w:uiPriority w:val="39"/>
    <w:unhideWhenUsed/>
    <w:qFormat/>
    <w:pPr>
      <w:ind w:left="840"/>
    </w:pPr>
  </w:style>
  <w:style w:type="paragraph" w:styleId="TOC8">
    <w:name w:val="toc 8"/>
    <w:basedOn w:val="Index"/>
    <w:qFormat/>
  </w:style>
  <w:style w:type="paragraph" w:customStyle="1" w:styleId="Index">
    <w:name w:val="Index"/>
    <w:basedOn w:val="a2"/>
    <w:qFormat/>
    <w:pPr>
      <w:suppressLineNumbers/>
    </w:pPr>
    <w:rPr>
      <w:rFonts w:cs="Lohit Devanagari"/>
    </w:rPr>
  </w:style>
  <w:style w:type="paragraph" w:styleId="a9">
    <w:name w:val="footer"/>
    <w:basedOn w:val="a2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2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2"/>
    <w:next w:val="a2"/>
    <w:uiPriority w:val="39"/>
    <w:unhideWhenUsed/>
    <w:qFormat/>
    <w:pPr>
      <w:tabs>
        <w:tab w:val="right" w:leader="dot" w:pos="9026"/>
      </w:tabs>
      <w:spacing w:line="240" w:lineRule="auto"/>
    </w:pPr>
    <w:rPr>
      <w:rFonts w:hAnsi="Times New Roman"/>
      <w:sz w:val="19"/>
      <w:szCs w:val="19"/>
    </w:rPr>
  </w:style>
  <w:style w:type="paragraph" w:styleId="ac">
    <w:name w:val="index heading"/>
    <w:basedOn w:val="Heading"/>
    <w:qFormat/>
  </w:style>
  <w:style w:type="paragraph" w:customStyle="1" w:styleId="Heading">
    <w:name w:val="Heading"/>
    <w:basedOn w:val="a2"/>
    <w:next w:val="a8"/>
    <w:qFormat/>
    <w:pPr>
      <w:keepNext/>
      <w:spacing w:before="240" w:after="120"/>
    </w:pPr>
    <w:rPr>
      <w:rFonts w:ascii="Liberation Sans" w:eastAsia="Noto Sans CJK SC" w:hAnsi="Liberation Sans" w:cs="Lohit Devanagari"/>
    </w:rPr>
  </w:style>
  <w:style w:type="paragraph" w:styleId="ad">
    <w:name w:val="List"/>
    <w:basedOn w:val="a8"/>
    <w:qFormat/>
    <w:rPr>
      <w:rFonts w:cs="Lohit Devanagari"/>
    </w:rPr>
  </w:style>
  <w:style w:type="paragraph" w:styleId="ae">
    <w:name w:val="footnote text"/>
    <w:basedOn w:val="a2"/>
    <w:qFormat/>
    <w:pPr>
      <w:snapToGrid w:val="0"/>
      <w:jc w:val="left"/>
    </w:pPr>
    <w:rPr>
      <w:sz w:val="18"/>
    </w:rPr>
  </w:style>
  <w:style w:type="paragraph" w:styleId="TOC2">
    <w:name w:val="toc 2"/>
    <w:basedOn w:val="a2"/>
    <w:next w:val="a2"/>
    <w:uiPriority w:val="39"/>
    <w:unhideWhenUsed/>
    <w:qFormat/>
    <w:pPr>
      <w:tabs>
        <w:tab w:val="right" w:leader="dot" w:pos="9026"/>
      </w:tabs>
      <w:spacing w:line="240" w:lineRule="auto"/>
      <w:ind w:leftChars="200" w:left="420"/>
    </w:pPr>
    <w:rPr>
      <w:rFonts w:hAnsi="Times New Roman"/>
      <w:sz w:val="19"/>
      <w:szCs w:val="19"/>
    </w:rPr>
  </w:style>
  <w:style w:type="paragraph" w:styleId="TOC9">
    <w:name w:val="toc 9"/>
    <w:basedOn w:val="Index"/>
    <w:qFormat/>
  </w:style>
  <w:style w:type="paragraph" w:styleId="af">
    <w:name w:val="Normal (Web)"/>
    <w:basedOn w:val="a2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f0">
    <w:name w:val="Title"/>
    <w:basedOn w:val="a2"/>
    <w:next w:val="a2"/>
    <w:link w:val="af1"/>
    <w:qFormat/>
    <w:pPr>
      <w:widowControl w:val="0"/>
      <w:suppressAutoHyphens w:val="0"/>
      <w:spacing w:before="240" w:after="60" w:line="240" w:lineRule="auto"/>
      <w:ind w:firstLine="0"/>
      <w:jc w:val="center"/>
      <w:outlineLvl w:val="0"/>
    </w:pPr>
    <w:rPr>
      <w:rFonts w:ascii="等线 Light" w:eastAsia="宋体" w:hAnsi="等线 Light" w:cs="Times New Roman"/>
      <w:b/>
      <w:iCs w:val="0"/>
      <w:color w:val="auto"/>
      <w:sz w:val="32"/>
      <w:szCs w:val="32"/>
    </w:rPr>
  </w:style>
  <w:style w:type="paragraph" w:styleId="af2">
    <w:name w:val="annotation subject"/>
    <w:basedOn w:val="a6"/>
    <w:next w:val="a6"/>
    <w:link w:val="af3"/>
    <w:uiPriority w:val="99"/>
    <w:semiHidden/>
    <w:unhideWhenUsed/>
    <w:qFormat/>
    <w:rPr>
      <w:b/>
    </w:rPr>
  </w:style>
  <w:style w:type="table" w:styleId="af4">
    <w:name w:val="Table Grid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endnote reference"/>
    <w:qFormat/>
    <w:rPr>
      <w:vertAlign w:val="superscript"/>
    </w:rPr>
  </w:style>
  <w:style w:type="character" w:styleId="af6">
    <w:name w:val="Hyperlink"/>
    <w:uiPriority w:val="99"/>
    <w:unhideWhenUsed/>
    <w:qFormat/>
    <w:rPr>
      <w:color w:val="0563C1" w:themeColor="hyperlink"/>
      <w:u w:val="single"/>
    </w:rPr>
  </w:style>
  <w:style w:type="character" w:styleId="af7">
    <w:name w:val="annotation reference"/>
    <w:basedOn w:val="a3"/>
    <w:uiPriority w:val="99"/>
    <w:semiHidden/>
    <w:unhideWhenUsed/>
    <w:qFormat/>
    <w:rPr>
      <w:sz w:val="21"/>
      <w:szCs w:val="21"/>
    </w:rPr>
  </w:style>
  <w:style w:type="character" w:styleId="af8">
    <w:name w:val="footnote reference"/>
    <w:qFormat/>
    <w:rPr>
      <w:vertAlign w:val="superscript"/>
    </w:rPr>
  </w:style>
  <w:style w:type="character" w:customStyle="1" w:styleId="FootnoteCharacters">
    <w:name w:val="Footnote Characters"/>
    <w:basedOn w:val="a3"/>
    <w:qFormat/>
    <w:rPr>
      <w:vertAlign w:val="superscript"/>
    </w:rPr>
  </w:style>
  <w:style w:type="character" w:customStyle="1" w:styleId="10">
    <w:name w:val="标题 1 字符"/>
    <w:basedOn w:val="a3"/>
    <w:link w:val="1"/>
    <w:uiPriority w:val="9"/>
    <w:qFormat/>
    <w:rPr>
      <w:b/>
      <w:bCs/>
      <w:kern w:val="2"/>
      <w:sz w:val="44"/>
      <w:szCs w:val="44"/>
    </w:rPr>
  </w:style>
  <w:style w:type="character" w:customStyle="1" w:styleId="20">
    <w:name w:val="标题 2 字符"/>
    <w:basedOn w:val="a3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3"/>
    <w:link w:val="3"/>
    <w:uiPriority w:val="9"/>
    <w:qFormat/>
    <w:rPr>
      <w:b/>
      <w:bCs/>
      <w:sz w:val="32"/>
      <w:szCs w:val="32"/>
    </w:rPr>
  </w:style>
  <w:style w:type="character" w:customStyle="1" w:styleId="a7">
    <w:name w:val="批注文字 字符"/>
    <w:basedOn w:val="a3"/>
    <w:link w:val="a6"/>
    <w:uiPriority w:val="99"/>
    <w:semiHidden/>
    <w:qFormat/>
  </w:style>
  <w:style w:type="character" w:customStyle="1" w:styleId="af3">
    <w:name w:val="批注主题 字符"/>
    <w:basedOn w:val="a7"/>
    <w:link w:val="af2"/>
    <w:uiPriority w:val="99"/>
    <w:semiHidden/>
    <w:qFormat/>
    <w:rPr>
      <w:b/>
      <w:bCs/>
    </w:rPr>
  </w:style>
  <w:style w:type="character" w:customStyle="1" w:styleId="aa">
    <w:name w:val="页脚 字符"/>
    <w:basedOn w:val="a3"/>
    <w:link w:val="a9"/>
    <w:uiPriority w:val="99"/>
    <w:qFormat/>
    <w:rPr>
      <w:rFonts w:ascii="仿宋, FangSong" w:eastAsia="仿宋, FangSong" w:hAnsiTheme="minorHAnsi" w:cstheme="minorBidi"/>
      <w:bCs/>
      <w:iCs/>
      <w:kern w:val="2"/>
      <w:sz w:val="18"/>
      <w:szCs w:val="28"/>
    </w:rPr>
  </w:style>
  <w:style w:type="character" w:customStyle="1" w:styleId="IndexLink">
    <w:name w:val="Index Link"/>
    <w:qFormat/>
  </w:style>
  <w:style w:type="character" w:customStyle="1" w:styleId="EndnoteCharacters">
    <w:name w:val="Endnote Characters"/>
    <w:qFormat/>
  </w:style>
  <w:style w:type="paragraph" w:customStyle="1" w:styleId="11">
    <w:name w:val="题注1"/>
    <w:qFormat/>
    <w:pPr>
      <w:suppressAutoHyphens/>
      <w:spacing w:before="60" w:after="120"/>
      <w:jc w:val="center"/>
    </w:pPr>
    <w:rPr>
      <w:rFonts w:eastAsia="仿宋_GB2312"/>
      <w:color w:val="000000"/>
      <w:sz w:val="24"/>
      <w:lang w:bidi="hi-IN"/>
    </w:rPr>
  </w:style>
  <w:style w:type="paragraph" w:customStyle="1" w:styleId="HeaderandFooter">
    <w:name w:val="Header and Footer"/>
    <w:basedOn w:val="a2"/>
    <w:qFormat/>
  </w:style>
  <w:style w:type="paragraph" w:styleId="af9">
    <w:name w:val="List Paragraph"/>
    <w:basedOn w:val="a2"/>
    <w:uiPriority w:val="34"/>
    <w:qFormat/>
    <w:pPr>
      <w:ind w:firstLine="420"/>
    </w:pPr>
  </w:style>
  <w:style w:type="paragraph" w:customStyle="1" w:styleId="a0">
    <w:name w:val="标准文件_一级条标题"/>
    <w:basedOn w:val="a"/>
    <w:next w:val="afa"/>
    <w:qFormat/>
    <w:pPr>
      <w:numPr>
        <w:ilvl w:val="2"/>
      </w:numPr>
      <w:spacing w:before="0" w:after="0"/>
      <w:outlineLvl w:val="2"/>
    </w:pPr>
  </w:style>
  <w:style w:type="paragraph" w:customStyle="1" w:styleId="a">
    <w:name w:val="标准文件_章标题"/>
    <w:next w:val="afa"/>
    <w:qFormat/>
    <w:pPr>
      <w:numPr>
        <w:ilvl w:val="1"/>
        <w:numId w:val="1"/>
      </w:numPr>
      <w:suppressAutoHyphens/>
      <w:spacing w:before="50" w:after="50"/>
      <w:ind w:right="-50"/>
      <w:jc w:val="both"/>
      <w:outlineLvl w:val="1"/>
    </w:pPr>
    <w:rPr>
      <w:rFonts w:ascii="黑体" w:eastAsia="黑体" w:hAnsi="黑体"/>
      <w:spacing w:val="2"/>
      <w:sz w:val="21"/>
    </w:rPr>
  </w:style>
  <w:style w:type="paragraph" w:customStyle="1" w:styleId="afa">
    <w:name w:val="标准文件_段"/>
    <w:qFormat/>
    <w:pPr>
      <w:suppressAutoHyphens/>
      <w:snapToGrid w:val="0"/>
      <w:spacing w:line="276" w:lineRule="auto"/>
      <w:ind w:left="-105" w:right="-105" w:firstLine="428"/>
      <w:jc w:val="both"/>
    </w:pPr>
    <w:rPr>
      <w:rFonts w:ascii="宋体" w:hAnsi="宋体"/>
      <w:spacing w:val="2"/>
      <w:sz w:val="21"/>
    </w:rPr>
  </w:style>
  <w:style w:type="paragraph" w:customStyle="1" w:styleId="a1">
    <w:name w:val="标准文件_二级条标题"/>
    <w:basedOn w:val="a0"/>
    <w:next w:val="afa"/>
    <w:qFormat/>
    <w:pPr>
      <w:numPr>
        <w:ilvl w:val="3"/>
      </w:numPr>
      <w:outlineLvl w:val="3"/>
    </w:pPr>
  </w:style>
  <w:style w:type="paragraph" w:customStyle="1" w:styleId="TOC10">
    <w:name w:val="TOC 标题1"/>
    <w:basedOn w:val="1"/>
    <w:next w:val="a2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Cs w:val="0"/>
      <w:color w:val="2F5496" w:themeColor="accent1" w:themeShade="BF"/>
      <w:kern w:val="0"/>
      <w:szCs w:val="32"/>
    </w:rPr>
  </w:style>
  <w:style w:type="paragraph" w:customStyle="1" w:styleId="CodeBlock">
    <w:name w:val="Code Block"/>
    <w:qFormat/>
    <w:pPr>
      <w:suppressAutoHyphens/>
      <w:spacing w:after="60"/>
    </w:pPr>
    <w:rPr>
      <w:rFonts w:ascii="Consolas" w:eastAsia="仿宋_GB2312" w:hAnsi="Consolas"/>
      <w:color w:val="000000"/>
      <w:sz w:val="17"/>
      <w:lang w:bidi="hi-IN"/>
    </w:rPr>
  </w:style>
  <w:style w:type="paragraph" w:customStyle="1" w:styleId="AppendixText">
    <w:name w:val="Appendix Text"/>
    <w:qFormat/>
    <w:pPr>
      <w:suppressAutoHyphens/>
      <w:spacing w:after="60" w:line="300" w:lineRule="auto"/>
    </w:pPr>
    <w:rPr>
      <w:rFonts w:ascii="仿宋_GB2312" w:eastAsia="仿宋_GB2312" w:hAnsi="仿宋_GB2312"/>
      <w:color w:val="000000"/>
      <w:sz w:val="21"/>
      <w:lang w:bidi="hi-IN"/>
    </w:rPr>
  </w:style>
  <w:style w:type="paragraph" w:customStyle="1" w:styleId="SourceList">
    <w:name w:val="Source List"/>
    <w:qFormat/>
    <w:pPr>
      <w:suppressAutoHyphens/>
      <w:spacing w:after="20"/>
    </w:pPr>
    <w:rPr>
      <w:rFonts w:ascii="仿宋_GB2312" w:eastAsia="仿宋_GB2312" w:hAnsi="仿宋_GB2312"/>
      <w:color w:val="000000"/>
      <w:sz w:val="19"/>
      <w:lang w:bidi="hi-IN"/>
    </w:rPr>
  </w:style>
  <w:style w:type="character" w:customStyle="1" w:styleId="af1">
    <w:name w:val="标题 字符"/>
    <w:basedOn w:val="a3"/>
    <w:link w:val="af0"/>
    <w:qFormat/>
    <w:rPr>
      <w:rFonts w:ascii="等线 Light" w:hAnsi="等线 Light"/>
      <w:b/>
      <w:bCs/>
      <w:kern w:val="2"/>
      <w:sz w:val="32"/>
      <w:szCs w:val="32"/>
    </w:rPr>
  </w:style>
  <w:style w:type="paragraph" w:customStyle="1" w:styleId="TableCaptionCN">
    <w:name w:val="Table Caption CN"/>
    <w:qFormat/>
    <w:pPr>
      <w:spacing w:before="80" w:after="80"/>
      <w:jc w:val="center"/>
    </w:pPr>
    <w:rPr>
      <w:color w:val="000000"/>
      <w:sz w:val="21"/>
    </w:rPr>
  </w:style>
  <w:style w:type="paragraph" w:customStyle="1" w:styleId="FigureCaptionCN">
    <w:name w:val="Figure Caption CN"/>
    <w:qFormat/>
    <w:pPr>
      <w:spacing w:before="60" w:after="140"/>
      <w:jc w:val="center"/>
    </w:pPr>
    <w:rPr>
      <w:color w:val="000000"/>
      <w:sz w:val="21"/>
    </w:rPr>
  </w:style>
  <w:style w:type="paragraph" w:customStyle="1" w:styleId="afb">
    <w:name w:val="附录原文一级标题"/>
    <w:basedOn w:val="1"/>
    <w:pPr>
      <w:suppressAutoHyphens w:val="0"/>
      <w:spacing w:before="156" w:after="156"/>
      <w:jc w:val="left"/>
      <w:outlineLvl w:val="9"/>
    </w:pPr>
    <w:rPr>
      <w:rFonts w:eastAsia="黑体" w:cs="Times New Roman"/>
      <w:bCs w:val="0"/>
      <w:iCs w:val="0"/>
      <w:kern w:val="44"/>
      <w:sz w:val="28"/>
      <w:szCs w:val="24"/>
    </w:rPr>
  </w:style>
  <w:style w:type="paragraph" w:customStyle="1" w:styleId="afc">
    <w:name w:val="附录原文二级标题"/>
    <w:basedOn w:val="2"/>
    <w:pPr>
      <w:suppressAutoHyphens w:val="0"/>
      <w:spacing w:before="156" w:after="156"/>
      <w:outlineLvl w:val="9"/>
    </w:pPr>
    <w:rPr>
      <w:rFonts w:ascii="Times New Roman" w:eastAsia="黑体" w:hAnsi="Times New Roman" w:cs="Times New Roman"/>
      <w:bCs w:val="0"/>
      <w:iCs w:val="0"/>
      <w:sz w:val="24"/>
      <w:szCs w:val="24"/>
    </w:rPr>
  </w:style>
  <w:style w:type="paragraph" w:styleId="afd">
    <w:name w:val="Revision"/>
    <w:hidden/>
    <w:uiPriority w:val="99"/>
    <w:unhideWhenUsed/>
    <w:rsid w:val="00391A2C"/>
    <w:rPr>
      <w:rFonts w:eastAsia="仿宋_GB2312" w:hAnsiTheme="minorHAnsi" w:cstheme="minorBidi"/>
      <w:bCs/>
      <w:iCs/>
      <w:color w:val="000000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jpe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9" Type="http://schemas.openxmlformats.org/officeDocument/2006/relationships/image" Target="media/image14.png"/><Relationship Id="rId11" Type="http://schemas.openxmlformats.org/officeDocument/2006/relationships/footer" Target="footer2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4.jpe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header" Target="header1.xml"/><Relationship Id="rId51" Type="http://schemas.openxmlformats.org/officeDocument/2006/relationships/header" Target="header5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jpeg"/><Relationship Id="rId41" Type="http://schemas.openxmlformats.org/officeDocument/2006/relationships/image" Target="media/image26.png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3E8DB-02CC-431C-BE50-6ACCE145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56</Pages>
  <Words>4648</Words>
  <Characters>26495</Characters>
  <Application>Microsoft Office Word</Application>
  <DocSecurity>0</DocSecurity>
  <Lines>220</Lines>
  <Paragraphs>62</Paragraphs>
  <ScaleCrop>false</ScaleCrop>
  <Company/>
  <LinksUpToDate>false</LinksUpToDate>
  <CharactersWithSpaces>31081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玻纤拉挤电芯压条AI视觉检测系统设计方案</dc:title>
  <dc:subject>V3.4 详设评审终版</dc:subject>
  <dc:creator>MEM-AIVisdefect 03组</dc:creator>
  <cp:keywords>玻纤拉挤, 电芯压条, AI视觉检测, 系统设计方案, 技术评审</cp:keywords>
  <dc:description>目录移至封面后，国家标准另册，新增两份原始专项报告附录。</dc:description>
  <cp:lastModifiedBy>小程 JS</cp:lastModifiedBy>
  <cp:revision>4</cp:revision>
  <dcterms:created xsi:type="dcterms:W3CDTF">2026-07-28T08:40:00Z</dcterms:created>
  <dcterms:modified xsi:type="dcterms:W3CDTF">2026-07-31T22:00:00Z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89D5C196C9D84EAFAFB0D32CCA156928_13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eyJoZGlkIjoiY2JmMWU0MjhhZDk4Yjg0NjFmYTQ4Y2Y0MDE4ZjZjN2MiLCJ1c2VySWQiOiIyODE0Njc5ODUifQ==</vt:lpwstr>
  </property>
  <property fmtid="{D5CDD505-2E9C-101B-9397-08002B2CF9AE}" pid="5" name="OfficeCLI.Version">
    <vt:lpwstr>1.0.143</vt:lpwstr>
  </property>
  <property fmtid="{D5CDD505-2E9C-101B-9397-08002B2CF9AE}" pid="6" name="OfficeCLI.LastModified">
    <vt:lpwstr>2026-07-31T21:49:32Z</vt:lpwstr>
  </property>
</Properties>
</file>